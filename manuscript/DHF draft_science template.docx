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i w:val="1"/>
          <w:sz w:val="28"/>
          <w:szCs w:val="28"/>
          <w:rtl w:val="0"/>
        </w:rPr>
        <w:t xml:space="preserve">Science</w:t>
      </w:r>
      <w:r w:rsidDel="00000000" w:rsidR="00000000" w:rsidRPr="00000000">
        <w:rPr>
          <w:b w:val="1"/>
          <w:sz w:val="28"/>
          <w:szCs w:val="28"/>
          <w:rtl w:val="0"/>
        </w:rPr>
        <w:t xml:space="preserve"> Manuscript Template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General instructions on using this template and submitting a manuscript to </w:t>
      </w:r>
      <w:r w:rsidDel="00000000" w:rsidR="00000000" w:rsidRPr="00000000">
        <w:rPr>
          <w:b w:val="1"/>
          <w:i w:val="1"/>
          <w:sz w:val="24"/>
          <w:szCs w:val="24"/>
          <w:rtl w:val="0"/>
        </w:rPr>
        <w:t xml:space="preserve">Science</w:t>
      </w:r>
      <w:r w:rsidDel="00000000" w:rsidR="00000000" w:rsidRPr="00000000">
        <w:rPr>
          <w:b w:val="1"/>
          <w:sz w:val="24"/>
          <w:szCs w:val="24"/>
          <w:rtl w:val="0"/>
        </w:rPr>
        <w:t xml:space="preserve">: </w:t>
      </w:r>
      <w:r w:rsidDel="00000000" w:rsidR="00000000" w:rsidRPr="00000000">
        <w:rPr>
          <w:sz w:val="24"/>
          <w:szCs w:val="24"/>
          <w:rtl w:val="0"/>
        </w:rPr>
        <w:t xml:space="preserve">Thank you for preparing a manuscript for submission to </w:t>
      </w:r>
      <w:r w:rsidDel="00000000" w:rsidR="00000000" w:rsidRPr="00000000">
        <w:rPr>
          <w:i w:val="1"/>
          <w:sz w:val="24"/>
          <w:szCs w:val="24"/>
          <w:rtl w:val="0"/>
        </w:rPr>
        <w:t xml:space="preserve">Science</w:t>
      </w:r>
      <w:r w:rsidDel="00000000" w:rsidR="00000000" w:rsidRPr="00000000">
        <w:rPr>
          <w:sz w:val="24"/>
          <w:szCs w:val="24"/>
          <w:rtl w:val="0"/>
        </w:rPr>
        <w:t xml:space="preserve">. Using this template, or following the guidelines below, will help us in processing your paper and completing the manuscript’s record in our system. Our goal is to automatically identify each section of your manuscript so that we can accurately extract title, authors, abstract, etc. and to enrich it by including reference links and an accurate layout.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Please use the actual template, which starts on page 2.</w:t>
      </w:r>
      <w:r w:rsidDel="00000000" w:rsidR="00000000" w:rsidRPr="00000000">
        <w:rPr>
          <w:color w:val="ff0000"/>
          <w:sz w:val="24"/>
          <w:szCs w:val="24"/>
          <w:rtl w:val="0"/>
        </w:rPr>
        <w:t xml:space="preserve"> When you are ready to submit, please delete the text on this cover page. </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You can submit your paper at </w:t>
      </w:r>
      <w:hyperlink r:id="rId9">
        <w:r w:rsidDel="00000000" w:rsidR="00000000" w:rsidRPr="00000000">
          <w:rPr>
            <w:color w:val="0000ff"/>
            <w:sz w:val="24"/>
            <w:szCs w:val="24"/>
            <w:u w:val="single"/>
            <w:rtl w:val="0"/>
          </w:rPr>
          <w:t xml:space="preserve">https://cts.sciencemag.org</w:t>
        </w:r>
      </w:hyperlink>
      <w:r w:rsidDel="00000000" w:rsidR="00000000" w:rsidRPr="00000000">
        <w:rPr>
          <w:color w:val="000000"/>
          <w:sz w:val="24"/>
          <w:szCs w:val="24"/>
          <w:u w:val="none"/>
          <w:rtl w:val="0"/>
        </w:rPr>
        <w:t xml:space="preserve">. </w:t>
      </w:r>
      <w:r w:rsidDel="00000000" w:rsidR="00000000" w:rsidRPr="00000000">
        <w:rPr>
          <w:sz w:val="24"/>
          <w:szCs w:val="24"/>
          <w:rtl w:val="0"/>
        </w:rPr>
        <w:t xml:space="preserve">Additional information for authors is available at </w:t>
      </w:r>
      <w:hyperlink r:id="rId10">
        <w:r w:rsidDel="00000000" w:rsidR="00000000" w:rsidRPr="00000000">
          <w:rPr>
            <w:color w:val="0000ff"/>
            <w:sz w:val="24"/>
            <w:szCs w:val="24"/>
            <w:u w:val="single"/>
            <w:rtl w:val="0"/>
          </w:rPr>
          <w:t xml:space="preserve">https://www.science.org/content/page/science-information-authors</w:t>
        </w:r>
      </w:hyperlink>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If you are using LaTeX, please convert your paper into a Word .docx file. If this is not possible, please use our LaTeX template (available </w:t>
      </w:r>
      <w:hyperlink r:id="rId11">
        <w:r w:rsidDel="00000000" w:rsidR="00000000" w:rsidRPr="00000000">
          <w:rPr>
            <w:color w:val="0000ff"/>
            <w:sz w:val="24"/>
            <w:szCs w:val="24"/>
            <w:u w:val="single"/>
            <w:rtl w:val="0"/>
          </w:rPr>
          <w:t xml:space="preserve">here</w:t>
        </w:r>
      </w:hyperlink>
      <w:r w:rsidDel="00000000" w:rsidR="00000000" w:rsidRPr="00000000">
        <w:rPr>
          <w:sz w:val="24"/>
          <w:szCs w:val="24"/>
          <w:rtl w:val="0"/>
        </w:rPr>
        <w:t xml:space="preserve">) and upload a PDF version of your paper.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So that we can extract parts of your paper (even if you do not use this template), begin each section with the specific words listed below, some of which are followed by a colon. Do not use paragraph breaks in the title, author list, or abstract. The author list, corresponding author email(s), and affiliation(s) should be checked carefully because they will be published as listed in the manuscript.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360" w:firstLine="0"/>
        <w:rPr>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No more than 96 characters and spaces, lacking jargon and abbreviations where possible.</w:t>
      </w:r>
    </w:p>
    <w:p w:rsidR="00000000" w:rsidDel="00000000" w:rsidP="00000000" w:rsidRDefault="00000000" w:rsidRPr="00000000" w14:paraId="0000000E">
      <w:pPr>
        <w:ind w:left="360" w:firstLine="0"/>
        <w:rPr>
          <w:sz w:val="24"/>
          <w:szCs w:val="24"/>
        </w:rPr>
      </w:pPr>
      <w:r w:rsidDel="00000000" w:rsidR="00000000" w:rsidRPr="00000000">
        <w:rPr>
          <w:b w:val="1"/>
          <w:sz w:val="24"/>
          <w:szCs w:val="24"/>
          <w:rtl w:val="0"/>
        </w:rPr>
        <w:t xml:space="preserve">Authors: </w:t>
      </w:r>
      <w:r w:rsidDel="00000000" w:rsidR="00000000" w:rsidRPr="00000000">
        <w:rPr>
          <w:rtl w:val="0"/>
        </w:rPr>
      </w:r>
    </w:p>
    <w:p w:rsidR="00000000" w:rsidDel="00000000" w:rsidP="00000000" w:rsidRDefault="00000000" w:rsidRPr="00000000" w14:paraId="0000000F">
      <w:pPr>
        <w:ind w:left="360" w:firstLine="0"/>
        <w:rPr>
          <w:sz w:val="24"/>
          <w:szCs w:val="24"/>
        </w:rPr>
      </w:pPr>
      <w:r w:rsidDel="00000000" w:rsidR="00000000" w:rsidRPr="00000000">
        <w:rPr>
          <w:b w:val="1"/>
          <w:sz w:val="24"/>
          <w:szCs w:val="24"/>
          <w:rtl w:val="0"/>
        </w:rPr>
        <w:t xml:space="preserve">Affiliations: </w:t>
      </w:r>
      <w:r w:rsidDel="00000000" w:rsidR="00000000" w:rsidRPr="00000000">
        <w:rPr>
          <w:rtl w:val="0"/>
        </w:rPr>
      </w:r>
    </w:p>
    <w:p w:rsidR="00000000" w:rsidDel="00000000" w:rsidP="00000000" w:rsidRDefault="00000000" w:rsidRPr="00000000" w14:paraId="00000010">
      <w:pPr>
        <w:ind w:left="360" w:firstLine="0"/>
        <w:rPr>
          <w:sz w:val="24"/>
          <w:szCs w:val="24"/>
        </w:rPr>
      </w:pPr>
      <w:r w:rsidDel="00000000" w:rsidR="00000000" w:rsidRPr="00000000">
        <w:rPr>
          <w:b w:val="1"/>
          <w:sz w:val="24"/>
          <w:szCs w:val="24"/>
          <w:rtl w:val="0"/>
        </w:rPr>
        <w:t xml:space="preserve">Abstract:</w:t>
      </w:r>
      <w:r w:rsidDel="00000000" w:rsidR="00000000" w:rsidRPr="00000000">
        <w:rPr>
          <w:sz w:val="24"/>
          <w:szCs w:val="24"/>
          <w:rtl w:val="0"/>
        </w:rPr>
        <w:t xml:space="preserve"> 125 words or less.</w:t>
      </w:r>
    </w:p>
    <w:p w:rsidR="00000000" w:rsidDel="00000000" w:rsidP="00000000" w:rsidRDefault="00000000" w:rsidRPr="00000000" w14:paraId="00000011">
      <w:pPr>
        <w:ind w:left="360" w:firstLine="0"/>
        <w:rPr>
          <w:sz w:val="24"/>
          <w:szCs w:val="24"/>
        </w:rPr>
      </w:pPr>
      <w:r w:rsidDel="00000000" w:rsidR="00000000" w:rsidRPr="00000000">
        <w:rPr>
          <w:b w:val="1"/>
          <w:sz w:val="24"/>
          <w:szCs w:val="24"/>
          <w:rtl w:val="0"/>
        </w:rPr>
        <w:t xml:space="preserve">Main Text:</w:t>
      </w:r>
      <w:r w:rsidDel="00000000" w:rsidR="00000000" w:rsidRPr="00000000">
        <w:rPr>
          <w:sz w:val="24"/>
          <w:szCs w:val="24"/>
          <w:rtl w:val="0"/>
        </w:rPr>
        <w:t xml:space="preserve"> </w:t>
      </w:r>
    </w:p>
    <w:p w:rsidR="00000000" w:rsidDel="00000000" w:rsidP="00000000" w:rsidRDefault="00000000" w:rsidRPr="00000000" w14:paraId="00000012">
      <w:pPr>
        <w:ind w:left="360" w:firstLine="0"/>
        <w:rPr>
          <w:b w:val="1"/>
          <w:sz w:val="24"/>
          <w:szCs w:val="24"/>
        </w:rPr>
      </w:pPr>
      <w:r w:rsidDel="00000000" w:rsidR="00000000" w:rsidRPr="00000000">
        <w:rPr>
          <w:b w:val="1"/>
          <w:sz w:val="24"/>
          <w:szCs w:val="24"/>
          <w:rtl w:val="0"/>
        </w:rPr>
        <w:t xml:space="preserve">References and Notes:</w:t>
      </w:r>
      <w:r w:rsidDel="00000000" w:rsidR="00000000" w:rsidRPr="00000000">
        <w:rPr>
          <w:sz w:val="24"/>
          <w:szCs w:val="24"/>
          <w:rtl w:val="0"/>
        </w:rPr>
        <w:t xml:space="preserve"> Only a single numbered list should be provided for all references cited in the main text and in the supplementary materials.</w:t>
      </w:r>
      <w:r w:rsidDel="00000000" w:rsidR="00000000" w:rsidRPr="00000000">
        <w:rPr>
          <w:rtl w:val="0"/>
        </w:rPr>
      </w:r>
    </w:p>
    <w:p w:rsidR="00000000" w:rsidDel="00000000" w:rsidP="00000000" w:rsidRDefault="00000000" w:rsidRPr="00000000" w14:paraId="00000013">
      <w:pPr>
        <w:ind w:left="360" w:firstLine="0"/>
        <w:rPr>
          <w:sz w:val="24"/>
          <w:szCs w:val="24"/>
        </w:rPr>
      </w:pPr>
      <w:r w:rsidDel="00000000" w:rsidR="00000000" w:rsidRPr="00000000">
        <w:rPr>
          <w:b w:val="1"/>
          <w:sz w:val="24"/>
          <w:szCs w:val="24"/>
          <w:rtl w:val="0"/>
        </w:rPr>
        <w:t xml:space="preserve">Acknowledgments: </w:t>
      </w:r>
      <w:r w:rsidDel="00000000" w:rsidR="00000000" w:rsidRPr="00000000">
        <w:rPr>
          <w:sz w:val="24"/>
          <w:szCs w:val="24"/>
          <w:rtl w:val="0"/>
        </w:rPr>
        <w:t xml:space="preserve">Split into general; Funding; Author contributions; Diversity, equity, ethics, and inclusion; Competing interests; and Data and materials availability, as described in the template below.</w:t>
      </w:r>
    </w:p>
    <w:p w:rsidR="00000000" w:rsidDel="00000000" w:rsidP="00000000" w:rsidRDefault="00000000" w:rsidRPr="00000000" w14:paraId="00000014">
      <w:pPr>
        <w:ind w:left="360" w:firstLine="0"/>
        <w:rPr>
          <w:sz w:val="24"/>
          <w:szCs w:val="24"/>
        </w:rPr>
      </w:pPr>
      <w:r w:rsidDel="00000000" w:rsidR="00000000" w:rsidRPr="00000000">
        <w:rPr>
          <w:b w:val="1"/>
          <w:sz w:val="24"/>
          <w:szCs w:val="24"/>
          <w:rtl w:val="0"/>
        </w:rPr>
        <w:t xml:space="preserve">Supplementary Materials: </w:t>
      </w:r>
      <w:r w:rsidDel="00000000" w:rsidR="00000000" w:rsidRPr="00000000">
        <w:rPr>
          <w:sz w:val="24"/>
          <w:szCs w:val="24"/>
          <w:rtl w:val="0"/>
        </w:rPr>
        <w:t xml:space="preserve">Include a list, noting which references are only cited in the SM.</w:t>
      </w:r>
    </w:p>
    <w:p w:rsidR="00000000" w:rsidDel="00000000" w:rsidP="00000000" w:rsidRDefault="00000000" w:rsidRPr="00000000" w14:paraId="00000015">
      <w:pPr>
        <w:ind w:left="360" w:firstLine="0"/>
        <w:rPr>
          <w:sz w:val="24"/>
          <w:szCs w:val="24"/>
        </w:rPr>
      </w:pPr>
      <w:r w:rsidDel="00000000" w:rsidR="00000000" w:rsidRPr="00000000">
        <w:rPr>
          <w:b w:val="1"/>
          <w:sz w:val="24"/>
          <w:szCs w:val="24"/>
          <w:rtl w:val="0"/>
        </w:rPr>
        <w:t xml:space="preserve">Fig. #. </w:t>
      </w:r>
      <w:r w:rsidDel="00000000" w:rsidR="00000000" w:rsidRPr="00000000">
        <w:rPr>
          <w:sz w:val="24"/>
          <w:szCs w:val="24"/>
          <w:rtl w:val="0"/>
        </w:rPr>
        <w:t xml:space="preserve">(Begin each figure caption with a label, “</w:t>
      </w:r>
      <w:r w:rsidDel="00000000" w:rsidR="00000000" w:rsidRPr="00000000">
        <w:rPr>
          <w:b w:val="1"/>
          <w:sz w:val="24"/>
          <w:szCs w:val="24"/>
          <w:rtl w:val="0"/>
        </w:rPr>
        <w:t xml:space="preserve">Fig. 1.</w:t>
      </w:r>
      <w:r w:rsidDel="00000000" w:rsidR="00000000" w:rsidRPr="00000000">
        <w:rPr>
          <w:sz w:val="24"/>
          <w:szCs w:val="24"/>
          <w:rtl w:val="0"/>
        </w:rPr>
        <w:t xml:space="preserve">”, for example, as a new paragraph.)</w:t>
      </w:r>
    </w:p>
    <w:p w:rsidR="00000000" w:rsidDel="00000000" w:rsidP="00000000" w:rsidRDefault="00000000" w:rsidRPr="00000000" w14:paraId="00000016">
      <w:pPr>
        <w:ind w:left="360" w:firstLine="0"/>
        <w:rPr>
          <w:sz w:val="24"/>
          <w:szCs w:val="24"/>
        </w:rPr>
      </w:pPr>
      <w:r w:rsidDel="00000000" w:rsidR="00000000" w:rsidRPr="00000000">
        <w:rPr>
          <w:b w:val="1"/>
          <w:sz w:val="24"/>
          <w:szCs w:val="24"/>
          <w:rtl w:val="0"/>
        </w:rPr>
        <w:t xml:space="preserve">Table #. </w:t>
      </w:r>
      <w:r w:rsidDel="00000000" w:rsidR="00000000" w:rsidRPr="00000000">
        <w:rPr>
          <w:sz w:val="24"/>
          <w:szCs w:val="24"/>
          <w:rtl w:val="0"/>
        </w:rPr>
        <w:t xml:space="preserve">(Begin each table caption with a label “</w:t>
      </w:r>
      <w:r w:rsidDel="00000000" w:rsidR="00000000" w:rsidRPr="00000000">
        <w:rPr>
          <w:b w:val="1"/>
          <w:sz w:val="24"/>
          <w:szCs w:val="24"/>
          <w:rtl w:val="0"/>
        </w:rPr>
        <w:t xml:space="preserve">Table 1.</w:t>
      </w:r>
      <w:r w:rsidDel="00000000" w:rsidR="00000000" w:rsidRPr="00000000">
        <w:rPr>
          <w:sz w:val="24"/>
          <w:szCs w:val="24"/>
          <w:rtl w:val="0"/>
        </w:rPr>
        <w:t xml:space="preserve">”, for example, as a new paragraph.)</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Please use the .docx format (all versions after Word 2007 for PC and Word 2011 for Mac) and include page numbers in your submitted file. We also encourage use of line numbers.</w:t>
      </w:r>
      <w:r w:rsidDel="00000000" w:rsidR="00000000" w:rsidRPr="00000000">
        <w:rPr>
          <w:rtl w:val="0"/>
        </w:rPr>
        <w:t xml:space="preserve"> </w:t>
      </w:r>
      <w:r w:rsidDel="00000000" w:rsidR="00000000" w:rsidRPr="00000000">
        <w:rPr>
          <w:sz w:val="24"/>
          <w:szCs w:val="24"/>
          <w:rtl w:val="0"/>
        </w:rPr>
        <w:t xml:space="preserve">Supplementary Materials (comprising Materials and Methods, figures, and tables) should be in a separate file.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More specific formatting instructions are provided in the template that follows.</w:t>
      </w:r>
    </w:p>
    <w:p w:rsidR="00000000" w:rsidDel="00000000" w:rsidP="00000000" w:rsidRDefault="00000000" w:rsidRPr="00000000" w14:paraId="000000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Title: How to format a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Science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paper (replace with your real title)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author list should be one single paragraph (no breaks). Authors should be listed by given name or initial followed by family name and separated by commas. Use superscript numbers to link affiliations and non-superscript symbols (e.g., *†‡) for author notes (see below).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Author A. 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 B. 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Author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Author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E. Author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Author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30"/>
        </w:tabs>
        <w:spacing w:after="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Affiliations:</w:t>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ay0jzlcbkw"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Affiliations should be preceded by superscript numbers corresponding to the author list, and each affiliation should end with a period. A semicolon should be used to separate an institution from its address. We do not require a full mailing address, only city and country, for each institution.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affiliation should be a separate paragraph.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4oruhvewcr3"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large groups, use the name of the group or consortium and include a full list of the authors and affiliations at the end of the main manuscript or in the Supplementary Materials.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8i80lh5w8bu"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*Corresponding author. Email: include the email address(es) of the corresponding author(s). Please use the asterisk (*) symbol to denote the corresponding author in the author list and prior to the email address following the affiliations.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e8v2gol2urm"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symbols (in this order: †, ‡, §, ¶, #, **, ††, ‡‡, etc.) for author notes such as present addresses, “These authors contributed equally to this work” notations, and similar information. Please do not add author footnotes for professional titles (e.g., “Author is a Howard Hughes Medical Institute Investigator”) or data contacts (e.g., “Requests for materials should be sent to this author”). Such information should go in the Acknowledgments note.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ind w:left="360" w:firstLine="0"/>
        <w:rPr>
          <w:b w:val="1"/>
          <w:sz w:val="24"/>
          <w:szCs w:val="24"/>
        </w:rPr>
      </w:pPr>
      <w:r w:rsidDel="00000000" w:rsidR="00000000" w:rsidRPr="00000000">
        <w:rPr>
          <w:sz w:val="24"/>
          <w:szCs w:val="24"/>
          <w:rtl w:val="0"/>
        </w:rPr>
        <w:t xml:space="preserve">Example</w:t>
      </w:r>
      <w:r w:rsidDel="00000000" w:rsidR="00000000" w:rsidRPr="00000000">
        <w:rPr>
          <w:b w:val="1"/>
          <w:sz w:val="24"/>
          <w:szCs w:val="24"/>
          <w:rtl w:val="0"/>
        </w:rPr>
        <w:t xml:space="preserve">: </w:t>
      </w:r>
    </w:p>
    <w:p w:rsidR="00000000" w:rsidDel="00000000" w:rsidP="00000000" w:rsidRDefault="00000000" w:rsidRPr="00000000" w14:paraId="00000027">
      <w:pPr>
        <w:ind w:left="360" w:firstLine="0"/>
        <w:rPr>
          <w:sz w:val="24"/>
          <w:szCs w:val="24"/>
        </w:rPr>
      </w:pPr>
      <w:r w:rsidDel="00000000" w:rsidR="00000000" w:rsidRPr="00000000">
        <w:rPr>
          <w:sz w:val="24"/>
          <w:szCs w:val="24"/>
          <w:rtl w:val="0"/>
        </w:rPr>
        <w:t xml:space="preserve">Author Name</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p w:rsidR="00000000" w:rsidDel="00000000" w:rsidP="00000000" w:rsidRDefault="00000000" w:rsidRPr="00000000" w14:paraId="00000028">
      <w:pPr>
        <w:ind w:left="360" w:firstLine="0"/>
        <w:rPr>
          <w:b w:val="1"/>
          <w:sz w:val="24"/>
          <w:szCs w:val="24"/>
        </w:rPr>
      </w:pPr>
      <w:r w:rsidDel="00000000" w:rsidR="00000000" w:rsidRPr="00000000">
        <w:rPr>
          <w:rtl w:val="0"/>
        </w:rPr>
      </w:r>
    </w:p>
    <w:p w:rsidR="00000000" w:rsidDel="00000000" w:rsidP="00000000" w:rsidRDefault="00000000" w:rsidRPr="00000000" w14:paraId="00000029">
      <w:pPr>
        <w:ind w:left="360" w:firstLine="0"/>
        <w:rPr>
          <w:color w:val="000000"/>
          <w:sz w:val="24"/>
          <w:szCs w:val="24"/>
        </w:rPr>
      </w:pPr>
      <w:r w:rsidDel="00000000" w:rsidR="00000000" w:rsidRPr="00000000">
        <w:rPr>
          <w:sz w:val="24"/>
          <w:szCs w:val="24"/>
          <w:vertAlign w:val="superscript"/>
          <w:rtl w:val="0"/>
        </w:rPr>
        <w:t xml:space="preserve">1</w:t>
      </w:r>
      <w:r w:rsidDel="00000000" w:rsidR="00000000" w:rsidRPr="00000000">
        <w:rPr>
          <w:color w:val="000000"/>
          <w:sz w:val="24"/>
          <w:szCs w:val="24"/>
          <w:rtl w:val="0"/>
        </w:rPr>
        <w:t xml:space="preserve">Department of Interesting Field, Example University; City, Postal Code, Country.</w:t>
      </w:r>
    </w:p>
    <w:p w:rsidR="00000000" w:rsidDel="00000000" w:rsidP="00000000" w:rsidRDefault="00000000" w:rsidRPr="00000000" w14:paraId="0000002A">
      <w:pPr>
        <w:ind w:left="360" w:firstLine="0"/>
        <w:rPr>
          <w:color w:val="000000"/>
          <w:sz w:val="24"/>
          <w:szCs w:val="24"/>
        </w:rPr>
      </w:pPr>
      <w:r w:rsidDel="00000000" w:rsidR="00000000" w:rsidRPr="00000000">
        <w:rPr>
          <w:color w:val="000000"/>
          <w:sz w:val="24"/>
          <w:szCs w:val="24"/>
          <w:rtl w:val="0"/>
        </w:rPr>
        <w:t xml:space="preserve">(Note that ; is used as a separator between the institution and its address.)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*Corresponding author. Email: anyone@aaas.org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abstract should be 100-125 words and organized in this structure: an opening sentence that sets the question that you address and is comprehensible to the general reader, background content specific to this study, results, and a concluding sentence. It should be a single paragraph.</w:t>
      </w:r>
    </w:p>
    <w:p w:rsidR="00000000" w:rsidDel="00000000" w:rsidP="00000000" w:rsidRDefault="00000000" w:rsidRPr="00000000" w14:paraId="0000002E">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Humans are an obligatorily interdependent species, meaning that, to survive, we must cooperate with other humans (Brewer &amp; Caporael, 2006). How do we ensure that </w:t>
      </w:r>
      <w:sdt>
        <w:sdtPr>
          <w:id w:val="1454065291"/>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others</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cooperate? Many researchers have argued that we developed morality as an answer to the problem of cooperation (Curry, 2016; Curry et al., 2019; Rai &amp; Fiske, 2011; Tomasello &amp; Vaish, 2013). A large-scale study of the ethnographic records of 60 societies, varying from hunter-gatherer societies to modern states, found that certain forms of cooperation, such as group loyalty, reciprocity, or bravery, have a universally positive moral valence (Curry et al., 2019). Although people in different societies might generally agree on which kinds of behaviors are morally virtuous, the mechanisms of enforcing these behaviors vary (Leung &amp; Cohen, 2011). </w:t>
      </w:r>
      <w:sdt>
        <w:sdtPr>
          <w:id w:val="-240736404"/>
          <w:tag w:val="goog_rdk_1"/>
        </w:sdtPr>
        <w:sdtContent>
          <w:commentRangeStart w:id="1"/>
        </w:sdtContent>
      </w:sdt>
      <w:sdt>
        <w:sdtPr>
          <w:id w:val="1554540971"/>
          <w:tag w:val="goog_rdk_2"/>
        </w:sdtPr>
        <w:sdtContent>
          <w:commentRangeStart w:id="2"/>
        </w:sdtContent>
      </w:sdt>
      <w:sdt>
        <w:sdtPr>
          <w:id w:val="-1523399926"/>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cultural logics of dignity, honor, and face offer three different mechanisms for ensuring moral conduct and cooperation in societies.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distinction between the cultural logics of dignity, honor, and face is a relatively new one (Leung &amp; Cohen, 2011), although each of these concepts has been studied independently for a long time, such as the Chinese concepts of “face” (Hu, 1944), honor and shame (Peristiany, 1966), or Kant’s conceptualization of dignity (Kant, 1785). Leung and Cohen (2011) described a cultural logic as a “constellation of shared beliefs, values, behaviors, practices, and so on, that are organized around a central theme” (p. 508). They differentiated between the logics of dignity, honor, and face as alternative pathways to solve two main problems that all societies must address: the problem of a person’s worth and the problem of cooperation, or social order. In the cultural logic of dignity, a person’s worth is considered inalienable, and cooperation is governed by a set of internalized universal rules or principles. In the cultural logic of honor, a person’s worth has an internal and an external component: “Honor must be claimed, and honor must be paid by others.” (Leung and Cohen, 2011, p. 509). The cultural logic of honor typically prevails in environments where external authorities, such as governments, </w:t>
      </w:r>
      <w:sdt>
        <w:sdtPr>
          <w:id w:val="1312634237"/>
          <w:tag w:val="goog_rdk_4"/>
        </w:sdtPr>
        <w:sdtContent>
          <w:commentRangeStart w:id="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trusted</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enforce universal rules (Nowak et al., 2016; </w:t>
      </w:r>
      <w:sdt>
        <w:sdtPr>
          <w:id w:val="373265713"/>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Uskul &amp; Cross, 2020</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individuals must prove that they are worthy of respect and cooperation by demonstrating both strong positive reciprocity (e.g., consistently fulfilling obligations such as paying one’s debts) and strong negative reciprocity (e.g., retaliating against insults). In the cultural logic of face, a person’s worth is largely ascribed to them by others. The focus is on how much respect one can claim based on the position they occupy in the societal hierarchy and how well they fulfill the requirements of that position (Ho, 1976; Kim &amp; Cohen, 2010). In face cultures, cooperation is ensured by strong positive reciprocity norms. However, unlike in honor cultures, the group or the superior administers punishment, and direct negative reciprocity is disfavored as being disruptive to group harmony (Leung &amp; Cohen, 2011).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argue that each of these cultural logics has two facets: self-concern, which reflects a concern for preserving one’s own dignity, honor, or face, and other-concern, which reflects a concern for preserving others’ dignity, honor, or face. The two facets can have different consequences for interpersonal and intergroup behavior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(ref, ref, ref)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1549557729"/>
          <w:tag w:val="goog_rdk_6"/>
        </w:sdtPr>
        <w:sdtContent>
          <w:commentRangeStart w:id="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theoretical justification for this distinction is presented in the SM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(pp or section)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6"/>
      <w:r w:rsidDel="00000000" w:rsidR="00000000" w:rsidRPr="00000000">
        <w:commentReference w:id="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685475321"/>
          <w:tag w:val="goog_rdk_7"/>
        </w:sdtPr>
        <w:sdtContent>
          <w:commentRangeStart w:id="7"/>
        </w:sdtContent>
      </w:sdt>
      <w:sdt>
        <w:sdtPr>
          <w:id w:val="-674009424"/>
          <w:tag w:val="goog_rdk_8"/>
        </w:sdtPr>
        <w:sdtContent>
          <w:commentRangeStart w:id="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we collaboratively </w:t>
      </w:r>
      <w:sdt>
        <w:sdtPr>
          <w:id w:val="-1011988224"/>
          <w:tag w:val="goog_rdk_9"/>
        </w:sdtPr>
        <w:sdtContent>
          <w:commentRangeStart w:id="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w:t>
      </w:r>
      <w:commentRangeEnd w:id="9"/>
      <w:r w:rsidDel="00000000" w:rsidR="00000000" w:rsidRPr="00000000">
        <w:commentReference w:id="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culturally informed measure of cultural logics of dignity, honor, and face. We hypothesize that the data will support the theorized factor structure of the questionnaire, differentiating between the self- and other-concern facets of each cultural logic (H1). We further hypothesize that the other-concern facet of all three cultural logics will predict higher prosociality towards strangers (H2). We predict that higher country-level honor and face will predict higher positive reciprocity (H3a and H3b) and higher country-level honor will predict higher negative reciprocity (H3c). We expect that endorsement of honor will predict more positive attitudes toward violence (H4a). We also expect a positive link between face endorsement and other-face concern in interpersonal conflict (H4b) and a negative link between dignity endorsement and other-face concern in interpersonal conflict (H4c). Finally, we expect that honor will predict retaliation (H5a), face will predict withdrawal (H5b), and dignity will predict humor (H5c) as reactions to provocation. Justification for each hypothesis can be found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 the 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hypotheses were preregistered</w:t>
      </w:r>
      <w:sdt>
        <w:sdtPr>
          <w:id w:val="569688833"/>
          <w:tag w:val="goog_rdk_10"/>
        </w:sdtPr>
        <w:sdtContent>
          <w:ins w:author="ayse uskul" w:id="0" w:date="2025-09-16T14:13:5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w:t>
            </w:r>
          </w:ins>
          <w:sdt>
            <w:sdtPr>
              <w:id w:val="-968629609"/>
              <w:tag w:val="goog_rdk_11"/>
            </w:sdtPr>
            <w:sdtContent>
              <w:ins w:author="ayse uskul" w:id="0" w:date="2025-09-16T14:13:57Z">
                <w:r w:rsidDel="00000000" w:rsidR="00000000" w:rsidRPr="00000000">
                  <w:rPr>
                    <w:sz w:val="24"/>
                    <w:szCs w:val="24"/>
                    <w:rtl w:val="0"/>
                    <w:rPrChange w:author="ayse uskul" w:id="1" w:date="2025-09-16T14:13:57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link?)</w:t>
                </w:r>
              </w:ins>
            </w:sdtContent>
          </w:sdt>
          <w:ins w:author="ayse uskul" w:id="0" w:date="2025-09-16T14:13:57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sdt>
        <w:sdtPr>
          <w:id w:val="-1028418767"/>
          <w:tag w:val="goog_rdk_12"/>
        </w:sdtPr>
        <w:sdtContent>
          <w:commentRangeStart w:id="10"/>
        </w:sdtContent>
      </w:sdt>
      <w:sdt>
        <w:sdtPr>
          <w:id w:val="1562738867"/>
          <w:tag w:val="goog_rdk_13"/>
        </w:sdtPr>
        <w:sdtContent>
          <w:commentRangeStart w:id="11"/>
        </w:sdtContent>
      </w:sdt>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[Since the methods section is presented separately, should we at least briefly explain here or in the results section our behavioral measures of prosociality? And the distinction </w:t>
      </w:r>
      <w:r w:rsidDel="00000000" w:rsidR="00000000" w:rsidRPr="00000000">
        <w:rPr>
          <w:sz w:val="24"/>
          <w:szCs w:val="24"/>
          <w:highlight w:val="yellow"/>
          <w:rtl w:val="0"/>
        </w:rPr>
        <w:t xml:space="preserve">between endorsement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and norms?]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sdt>
        <w:sdtPr>
          <w:id w:val="-1080748937"/>
          <w:tag w:val="goog_rdk_14"/>
        </w:sdtPr>
        <w:sdtContent>
          <w:commentRangeStart w:id="12"/>
        </w:sdtContent>
      </w:sdt>
      <w:sdt>
        <w:sdtPr>
          <w:id w:val="1212782118"/>
          <w:tag w:val="goog_rdk_15"/>
        </w:sdtPr>
        <w:sdtContent>
          <w:commentRangeStart w:id="13"/>
        </w:sdtContent>
      </w:sdt>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 paragraph on contribution: here or only in the discussion?</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sdt>
        <w:sdtPr>
          <w:id w:val="1055750411"/>
          <w:tag w:val="goog_rdk_16"/>
        </w:sdtPr>
        <w:sdtContent>
          <w:commentRangeStart w:id="14"/>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95886392"/>
          <w:tag w:val="goog_rdk_17"/>
        </w:sdtPr>
        <w:sdtContent>
          <w:commentRangeStart w:id="1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sets a precedent for a large-scale cross-country collaborative development of culturally informed psychological instruments. The procedure of co-developing the questionnaire to measure the cultural logics of dignity, honor, and face, as well as the process of pretesting, translating, and testing the approximate measurement invariance of the scales, are all detailed in Supplementary Materials (SM,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specify pages or sections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commentRangeEnd w:id="15"/>
      <w:r w:rsidDel="00000000" w:rsidR="00000000" w:rsidRPr="00000000">
        <w:commentReference w:id="15"/>
      </w:r>
      <w:sdt>
        <w:sdtPr>
          <w:id w:val="304450606"/>
          <w:tag w:val="goog_rdk_18"/>
        </w:sdtPr>
        <w:sdtContent>
          <w:commentRangeStart w:id="1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found that at the individual level, a 6-factor model that differentiates the self- and other-concern facets of each cultural logic best fit the data</w:t>
      </w:r>
      <w:commentRangeEnd w:id="16"/>
      <w:r w:rsidDel="00000000" w:rsidR="00000000" w:rsidRPr="00000000">
        <w:commentReference w:id="1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at the cultural level, both the 6-factor and 3-factor solutions performed similarly well (H1). For the analyses presented here, </w:t>
      </w:r>
      <w:sdt>
        <w:sdtPr>
          <w:id w:val="-1829850929"/>
          <w:tag w:val="goog_rdk_19"/>
        </w:sdtPr>
        <w:sdtContent>
          <w:commentRangeStart w:id="17"/>
        </w:sdtContent>
      </w:sdt>
      <w:sdt>
        <w:sdtPr>
          <w:id w:val="1860502182"/>
          <w:tag w:val="goog_rdk_20"/>
        </w:sdtPr>
        <w:sdtContent>
          <w:commentRangeStart w:id="1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use the 6-factor model at the individual level and the 3-factor model at the cultural level for parsimony. </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sdt>
        <w:sdtPr>
          <w:id w:val="-1350814628"/>
          <w:tag w:val="goog_rdk_21"/>
        </w:sdtPr>
        <w:sdtContent>
          <w:commentRangeStart w:id="19"/>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Prevalence, historical antecedents, and cultural correlates of Dignity, Honor, and </w:t>
      </w:r>
      <w:sdt>
        <w:sdtPr>
          <w:id w:val="-1951426726"/>
          <w:tag w:val="goog_rdk_22"/>
        </w:sdtPr>
        <w:sdtContent>
          <w:commentRangeStart w:id="20"/>
        </w:sdtContent>
      </w:sdt>
      <w:sdt>
        <w:sdtPr>
          <w:id w:val="-1972246870"/>
          <w:tag w:val="goog_rdk_23"/>
        </w:sdtPr>
        <w:sdtContent>
          <w:commentRangeStart w:id="21"/>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Face</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sdt>
        <w:sdtPr>
          <w:id w:val="1188053891"/>
          <w:tag w:val="goog_rdk_24"/>
        </w:sdtPr>
        <w:sdtContent>
          <w:ins w:author="ayse uskul" w:id="2" w:date="2025-09-16T13:55:40Z"/>
          <w:sdt>
            <w:sdtPr>
              <w:id w:val="223849442"/>
              <w:tag w:val="goog_rdk_25"/>
            </w:sdtPr>
            <w:sdtContent>
              <w:ins w:author="ayse uskul" w:id="2" w:date="2025-09-16T13:55:40Z">
                <w:r w:rsidDel="00000000" w:rsidR="00000000" w:rsidRPr="00000000">
                  <w:rPr>
                    <w:b w:val="1"/>
                    <w:i w:val="1"/>
                    <w:sz w:val="24"/>
                    <w:szCs w:val="24"/>
                    <w:rtl w:val="0"/>
                    <w:rPrChange w:author="ayse uskul" w:id="3" w:date="2025-09-16T13:55:40Z">
                      <w:rPr>
                        <w:rFonts w:ascii="Times New Roman" w:cs="Times New Roman" w:eastAsia="Times New Roman" w:hAnsi="Times New Roman"/>
                        <w:b w:val="1"/>
                        <w:i w:val="1"/>
                        <w:smallCaps w:val="0"/>
                        <w:strike w:val="0"/>
                        <w:color w:val="000000"/>
                        <w:sz w:val="24"/>
                        <w:szCs w:val="24"/>
                        <w:u w:val="none"/>
                        <w:shd w:fill="auto" w:val="clear"/>
                        <w:vertAlign w:val="baseline"/>
                      </w:rPr>
                    </w:rPrChange>
                  </w:rPr>
                  <w:t xml:space="preserve">(DHF)</w:t>
                </w:r>
              </w:ins>
            </w:sdtContent>
          </w:sdt>
          <w:ins w:author="ayse uskul" w:id="2" w:date="2025-09-16T13:55:40Z"/>
        </w:sdtContent>
      </w:sdt>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shows the prevalence of cultural logics of dignity, honor, and face across 64 countries of the world. Table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shows DHF endorsement and norms scores in each sample and by world regions. Across all countries, people endorsed dignity more strongly than honor or face. There were, however, meaningful differences across the world regions: dignity was endorsed </w:t>
      </w:r>
      <w:sdt>
        <w:sdtPr>
          <w:id w:val="1078929271"/>
          <w:tag w:val="goog_rdk_26"/>
        </w:sdtPr>
        <w:sdtContent>
          <w:ins w:author="ayse uskul" w:id="4" w:date="2025-09-16T13:56:0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strongly </w:t>
            </w:r>
          </w:ins>
        </w:sdtContent>
      </w:sdt>
      <w:sdt>
        <w:sdtPr>
          <w:id w:val="-1387419102"/>
          <w:tag w:val="goog_rdk_27"/>
        </w:sdtPr>
        <w:sdtContent>
          <w:del w:author="ayse uskul" w:id="4" w:date="2025-09-16T13:56:0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the most</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Germanic countries and </w:t>
      </w:r>
      <w:sdt>
        <w:sdtPr>
          <w:id w:val="-966526674"/>
          <w:tag w:val="goog_rdk_28"/>
        </w:sdtPr>
        <w:sdtContent>
          <w:ins w:author="ayse uskul" w:id="5" w:date="2025-09-16T13:56:1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least strongly</w:t>
            </w:r>
          </w:ins>
        </w:sdtContent>
      </w:sdt>
      <w:sdt>
        <w:sdtPr>
          <w:id w:val="2110784411"/>
          <w:tag w:val="goog_rdk_29"/>
        </w:sdtPr>
        <w:sdtContent>
          <w:del w:author="ayse uskul" w:id="5" w:date="2025-09-16T13:56:1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the least</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Africa; honor was endorsed </w:t>
      </w:r>
      <w:sdt>
        <w:sdtPr>
          <w:id w:val="-1734340938"/>
          <w:tag w:val="goog_rdk_30"/>
        </w:sdtPr>
        <w:sdtContent>
          <w:ins w:author="ayse uskul" w:id="6" w:date="2025-09-16T13:56:28Z"/>
          <w:sdt>
            <w:sdtPr>
              <w:id w:val="-121310992"/>
              <w:tag w:val="goog_rdk_31"/>
            </w:sdtPr>
            <w:sdtContent>
              <w:ins w:author="ayse uskul" w:id="6" w:date="2025-09-16T13:56:28Z">
                <w:r w:rsidDel="00000000" w:rsidR="00000000" w:rsidRPr="00000000">
                  <w:rPr>
                    <w:sz w:val="24"/>
                    <w:szCs w:val="24"/>
                    <w:rtl w:val="0"/>
                    <w:rPrChange w:author="ayse uskul" w:id="7" w:date="2025-09-16T13:56:28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most strongly</w:t>
                </w:r>
              </w:ins>
            </w:sdtContent>
          </w:sdt>
          <w:ins w:author="ayse uskul" w:id="6" w:date="2025-09-16T13:56:28Z"/>
        </w:sdtContent>
      </w:sdt>
      <w:sdt>
        <w:sdtPr>
          <w:id w:val="640176152"/>
          <w:tag w:val="goog_rdk_32"/>
        </w:sdtPr>
        <w:sdtContent>
          <w:del w:author="ayse uskul" w:id="6" w:date="2025-09-16T13:56:28Z"/>
          <w:sdt>
            <w:sdtPr>
              <w:id w:val="-682121309"/>
              <w:tag w:val="goog_rdk_33"/>
            </w:sdtPr>
            <w:sdtContent>
              <w:del w:author="ayse uskul" w:id="6" w:date="2025-09-16T13:56:28Z">
                <w:r w:rsidDel="00000000" w:rsidR="00000000" w:rsidRPr="00000000">
                  <w:rPr>
                    <w:sz w:val="24"/>
                    <w:szCs w:val="24"/>
                    <w:rtl w:val="0"/>
                    <w:rPrChange w:author="ayse uskul" w:id="7" w:date="2025-09-16T13:56:28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the most</w:delText>
                </w:r>
              </w:del>
            </w:sdtContent>
          </w:sdt>
          <w:del w:author="ayse uskul" w:id="6" w:date="2025-09-16T13:56:28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Middle East and Eastern Europe, and </w:t>
      </w:r>
      <w:sdt>
        <w:sdtPr>
          <w:id w:val="1745400000"/>
          <w:tag w:val="goog_rdk_34"/>
        </w:sdtPr>
        <w:sdtContent>
          <w:ins w:author="ayse uskul" w:id="8" w:date="2025-09-16T13:56:37Z"/>
          <w:sdt>
            <w:sdtPr>
              <w:id w:val="1750451500"/>
              <w:tag w:val="goog_rdk_35"/>
            </w:sdtPr>
            <w:sdtContent>
              <w:ins w:author="ayse uskul" w:id="8" w:date="2025-09-16T13:56:37Z">
                <w:r w:rsidDel="00000000" w:rsidR="00000000" w:rsidRPr="00000000">
                  <w:rPr>
                    <w:sz w:val="24"/>
                    <w:szCs w:val="24"/>
                    <w:rtl w:val="0"/>
                    <w:rPrChange w:author="ayse uskul" w:id="9" w:date="2025-09-16T13:56:37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least strongly</w:t>
                </w:r>
              </w:ins>
            </w:sdtContent>
          </w:sdt>
          <w:ins w:author="ayse uskul" w:id="8" w:date="2025-09-16T13:56:37Z"/>
        </w:sdtContent>
      </w:sdt>
      <w:sdt>
        <w:sdtPr>
          <w:id w:val="-2026898842"/>
          <w:tag w:val="goog_rdk_36"/>
        </w:sdtPr>
        <w:sdtContent>
          <w:del w:author="ayse uskul" w:id="8" w:date="2025-09-16T13:56:37Z"/>
          <w:sdt>
            <w:sdtPr>
              <w:id w:val="-101961567"/>
              <w:tag w:val="goog_rdk_37"/>
            </w:sdtPr>
            <w:sdtContent>
              <w:del w:author="ayse uskul" w:id="8" w:date="2025-09-16T13:56:37Z">
                <w:r w:rsidDel="00000000" w:rsidR="00000000" w:rsidRPr="00000000">
                  <w:rPr>
                    <w:sz w:val="24"/>
                    <w:szCs w:val="24"/>
                    <w:rtl w:val="0"/>
                    <w:rPrChange w:author="ayse uskul" w:id="9" w:date="2025-09-16T13:56:37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the least</w:delText>
                </w:r>
              </w:del>
            </w:sdtContent>
          </w:sdt>
          <w:del w:author="ayse uskul" w:id="8" w:date="2025-09-16T13:56:37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Germanic countries; face was endorsed </w:t>
      </w:r>
      <w:sdt>
        <w:sdtPr>
          <w:id w:val="-415498025"/>
          <w:tag w:val="goog_rdk_38"/>
        </w:sdtPr>
        <w:sdtContent>
          <w:ins w:author="ayse uskul" w:id="10" w:date="2025-09-16T13:56:48Z"/>
          <w:sdt>
            <w:sdtPr>
              <w:id w:val="956016665"/>
              <w:tag w:val="goog_rdk_39"/>
            </w:sdtPr>
            <w:sdtContent>
              <w:ins w:author="ayse uskul" w:id="10" w:date="2025-09-16T13:56:48Z">
                <w:r w:rsidDel="00000000" w:rsidR="00000000" w:rsidRPr="00000000">
                  <w:rPr>
                    <w:sz w:val="24"/>
                    <w:szCs w:val="24"/>
                    <w:rtl w:val="0"/>
                    <w:rPrChange w:author="ayse uskul" w:id="11" w:date="2025-09-16T13:56:48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most strongly</w:t>
                </w:r>
              </w:ins>
            </w:sdtContent>
          </w:sdt>
          <w:ins w:author="ayse uskul" w:id="10" w:date="2025-09-16T13:56:48Z"/>
        </w:sdtContent>
      </w:sdt>
      <w:sdt>
        <w:sdtPr>
          <w:id w:val="288069197"/>
          <w:tag w:val="goog_rdk_40"/>
        </w:sdtPr>
        <w:sdtContent>
          <w:del w:author="ayse uskul" w:id="10" w:date="2025-09-16T13:56:48Z"/>
          <w:sdt>
            <w:sdtPr>
              <w:id w:val="1460432177"/>
              <w:tag w:val="goog_rdk_41"/>
            </w:sdtPr>
            <w:sdtContent>
              <w:del w:author="ayse uskul" w:id="10" w:date="2025-09-16T13:56:48Z">
                <w:r w:rsidDel="00000000" w:rsidR="00000000" w:rsidRPr="00000000">
                  <w:rPr>
                    <w:sz w:val="24"/>
                    <w:szCs w:val="24"/>
                    <w:rtl w:val="0"/>
                    <w:rPrChange w:author="ayse uskul" w:id="11" w:date="2025-09-16T13:56:48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the most</w:delText>
                </w:r>
              </w:del>
            </w:sdtContent>
          </w:sdt>
          <w:del w:author="ayse uskul" w:id="10" w:date="2025-09-16T13:56:48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Africa and Confucian countries, and </w:t>
      </w:r>
      <w:sdt>
        <w:sdtPr>
          <w:id w:val="76336787"/>
          <w:tag w:val="goog_rdk_42"/>
        </w:sdtPr>
        <w:sdtContent>
          <w:ins w:author="ayse uskul" w:id="12" w:date="2025-09-16T13:56:58Z"/>
          <w:sdt>
            <w:sdtPr>
              <w:id w:val="-1939094427"/>
              <w:tag w:val="goog_rdk_43"/>
            </w:sdtPr>
            <w:sdtContent>
              <w:ins w:author="ayse uskul" w:id="12" w:date="2025-09-16T13:56:58Z">
                <w:r w:rsidDel="00000000" w:rsidR="00000000" w:rsidRPr="00000000">
                  <w:rPr>
                    <w:sz w:val="24"/>
                    <w:szCs w:val="24"/>
                    <w:rtl w:val="0"/>
                    <w:rPrChange w:author="ayse uskul" w:id="13" w:date="2025-09-16T13:56:58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least strongly</w:t>
                </w:r>
              </w:ins>
            </w:sdtContent>
          </w:sdt>
          <w:ins w:author="ayse uskul" w:id="12" w:date="2025-09-16T13:56:58Z"/>
        </w:sdtContent>
      </w:sdt>
      <w:sdt>
        <w:sdtPr>
          <w:id w:val="806577700"/>
          <w:tag w:val="goog_rdk_44"/>
        </w:sdtPr>
        <w:sdtContent>
          <w:del w:author="ayse uskul" w:id="12" w:date="2025-09-16T13:56:58Z"/>
          <w:sdt>
            <w:sdtPr>
              <w:id w:val="1299528948"/>
              <w:tag w:val="goog_rdk_45"/>
            </w:sdtPr>
            <w:sdtContent>
              <w:del w:author="ayse uskul" w:id="12" w:date="2025-09-16T13:56:58Z">
                <w:r w:rsidDel="00000000" w:rsidR="00000000" w:rsidRPr="00000000">
                  <w:rPr>
                    <w:sz w:val="24"/>
                    <w:szCs w:val="24"/>
                    <w:rtl w:val="0"/>
                    <w:rPrChange w:author="ayse uskul" w:id="13" w:date="2025-09-16T13:56:58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the least</w:delText>
                </w:r>
              </w:del>
            </w:sdtContent>
          </w:sdt>
          <w:del w:author="ayse uskul" w:id="12" w:date="2025-09-16T13:56:58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Germanic countries and Latin America. </w:t>
      </w:r>
      <w:sdt>
        <w:sdtPr>
          <w:id w:val="1424778778"/>
          <w:tag w:val="goog_rdk_46"/>
        </w:sdtPr>
        <w:sdtContent>
          <w:commentRangeStart w:id="22"/>
        </w:sdtContent>
      </w:sdt>
      <w:sdt>
        <w:sdtPr>
          <w:id w:val="-1548422742"/>
          <w:tag w:val="goog_rdk_47"/>
        </w:sdtPr>
        <w:sdtContent>
          <w:commentRangeStart w:id="23"/>
        </w:sdtContent>
      </w:sdt>
      <w:sdt>
        <w:sdtPr>
          <w:id w:val="-807316549"/>
          <w:tag w:val="goog_rdk_48"/>
        </w:sdtPr>
        <w:sdtContent>
          <w:commentRangeStart w:id="24"/>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sdt>
        <w:sdtPr>
          <w:id w:val="1554987874"/>
          <w:tag w:val="goog_rdk_49"/>
        </w:sdtPr>
        <w:sdtContent>
          <w:commentRangeStart w:id="2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w:t>
      </w:r>
      <w:commentRangeEnd w:id="25"/>
      <w:r w:rsidDel="00000000" w:rsidR="00000000" w:rsidRPr="00000000">
        <w:commentReference w:id="2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endorsement scores and the perceived norms diverged: when looking at the global distribution of the</w:t>
      </w:r>
      <w:sdt>
        <w:sdtPr>
          <w:id w:val="-1313964328"/>
          <w:tag w:val="goog_rdk_50"/>
        </w:sdtPr>
        <w:sdtContent>
          <w:commentRangeStart w:id="2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six facets</w:t>
      </w:r>
      <w:commentRangeEnd w:id="26"/>
      <w:r w:rsidDel="00000000" w:rsidR="00000000" w:rsidRPr="00000000">
        <w:commentReference w:id="2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people across the world endorsed dignity-other and dignity-self most </w:t>
      </w:r>
      <w:sdt>
        <w:sdtPr>
          <w:id w:val="-1410497197"/>
          <w:tag w:val="goog_rdk_51"/>
        </w:sdtPr>
        <w:sdtContent>
          <w:ins w:author="ayse uskul" w:id="14" w:date="2025-09-16T13:58:22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strongl</w:t>
            </w:r>
          </w:ins>
          <w:sdt>
            <w:sdtPr>
              <w:id w:val="169167354"/>
              <w:tag w:val="goog_rdk_52"/>
            </w:sdtPr>
            <w:sdtContent>
              <w:ins w:author="ayse uskul" w:id="14" w:date="2025-09-16T13:58:22Z">
                <w:r w:rsidDel="00000000" w:rsidR="00000000" w:rsidRPr="00000000">
                  <w:rPr>
                    <w:sz w:val="24"/>
                    <w:szCs w:val="24"/>
                    <w:rtl w:val="0"/>
                    <w:rPrChange w:author="ayse uskul" w:id="15" w:date="2025-09-16T13:58:22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y </w:t>
                </w:r>
              </w:ins>
            </w:sdtContent>
          </w:sdt>
          <w:ins w:author="ayse uskul" w:id="14" w:date="2025-09-16T13:58:22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face-other and honor-self least</w:t>
      </w:r>
      <w:sdt>
        <w:sdtPr>
          <w:id w:val="-340313786"/>
          <w:tag w:val="goog_rdk_53"/>
        </w:sdtPr>
        <w:sdtContent>
          <w:ins w:author="ayse uskul" w:id="16" w:date="2025-09-16T13:58:29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strongly</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perceived that others around them endorsed honor-other and face-self most and dignity-other least.</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line with the </w:t>
      </w:r>
      <w:sdt>
        <w:sdtPr>
          <w:id w:val="946632748"/>
          <w:tag w:val="goog_rdk_54"/>
        </w:sdtPr>
        <w:sdtContent>
          <w:commentRangeStart w:id="2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ecological explanation</w:t>
      </w:r>
      <w:commentRangeEnd w:id="27"/>
      <w:r w:rsidDel="00000000" w:rsidR="00000000" w:rsidRPr="00000000">
        <w:commentReference w:id="2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three cultural logics, dignity endorsement was </w:t>
      </w:r>
      <w:sdt>
        <w:sdtPr>
          <w:id w:val="47773314"/>
          <w:tag w:val="goog_rdk_55"/>
        </w:sdtPr>
        <w:sdtContent>
          <w:ins w:author="ayse uskul" w:id="17" w:date="2025-09-16T13:59:38Z"/>
          <w:sdt>
            <w:sdtPr>
              <w:id w:val="-1241654789"/>
              <w:tag w:val="goog_rdk_56"/>
            </w:sdtPr>
            <w:sdtContent>
              <w:ins w:author="ayse uskul" w:id="17" w:date="2025-09-16T13:59:38Z">
                <w:r w:rsidDel="00000000" w:rsidR="00000000" w:rsidRPr="00000000">
                  <w:rPr>
                    <w:sz w:val="24"/>
                    <w:szCs w:val="24"/>
                    <w:rtl w:val="0"/>
                    <w:rPrChange w:author="ayse uskul" w:id="18" w:date="2025-09-16T13:59:38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stronger</w:t>
                </w:r>
              </w:ins>
            </w:sdtContent>
          </w:sdt>
          <w:ins w:author="ayse uskul" w:id="17" w:date="2025-09-16T13:59:38Z"/>
        </w:sdtContent>
      </w:sdt>
      <w:sdt>
        <w:sdtPr>
          <w:id w:val="-1119123229"/>
          <w:tag w:val="goog_rdk_57"/>
        </w:sdtPr>
        <w:sdtContent>
          <w:del w:author="ayse uskul" w:id="17" w:date="2025-09-16T13:59:38Z"/>
          <w:sdt>
            <w:sdtPr>
              <w:id w:val="-207492632"/>
              <w:tag w:val="goog_rdk_58"/>
            </w:sdtPr>
            <w:sdtContent>
              <w:del w:author="ayse uskul" w:id="17" w:date="2025-09-16T13:59:38Z">
                <w:r w:rsidDel="00000000" w:rsidR="00000000" w:rsidRPr="00000000">
                  <w:rPr>
                    <w:sz w:val="24"/>
                    <w:szCs w:val="24"/>
                    <w:rtl w:val="0"/>
                    <w:rPrChange w:author="ayse uskul" w:id="18" w:date="2025-09-16T13:59:38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higher</w:delText>
                </w:r>
              </w:del>
            </w:sdtContent>
          </w:sdt>
          <w:del w:author="ayse uskul" w:id="17" w:date="2025-09-16T13:59:38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regions with less historical pathogen prevalence (r = -.54**), higher GDP per capita in 1960 (r = .51**), and better functioning government (r = .67**) and rule of law in 2013 (r = .64**). Pathogen prevalence was </w:t>
      </w:r>
      <w:sdt>
        <w:sdtPr>
          <w:id w:val="-324054872"/>
          <w:tag w:val="goog_rdk_59"/>
        </w:sdtPr>
        <w:sdtContent>
          <w:ins w:author="ayse uskul" w:id="19" w:date="2025-09-16T14:00:0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positive</w:t>
            </w:r>
          </w:ins>
          <w:sdt>
            <w:sdtPr>
              <w:id w:val="-1308675895"/>
              <w:tag w:val="goog_rdk_60"/>
            </w:sdtPr>
            <w:sdtContent>
              <w:ins w:author="ayse uskul" w:id="19" w:date="2025-09-16T14:00:08Z">
                <w:r w:rsidDel="00000000" w:rsidR="00000000" w:rsidRPr="00000000">
                  <w:rPr>
                    <w:sz w:val="24"/>
                    <w:szCs w:val="24"/>
                    <w:rtl w:val="0"/>
                    <w:rPrChange w:author="ayse uskul" w:id="20" w:date="2025-09-16T14:00:08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l</w:t>
                </w:r>
              </w:ins>
            </w:sdtContent>
          </w:sdt>
          <w:ins w:author="ayse uskul" w:id="19" w:date="2025-09-16T14:00:0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associated with face (r = .56**), but not honor logic endorsement (r = .17). </w:t>
      </w:r>
      <w:sdt>
        <w:sdtPr>
          <w:id w:val="866653707"/>
          <w:tag w:val="goog_rdk_61"/>
        </w:sdtPr>
        <w:sdtContent>
          <w:commentRangeStart w:id="2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GDP pc in 1960</w:t>
      </w:r>
      <w:commentRangeEnd w:id="28"/>
      <w:r w:rsidDel="00000000" w:rsidR="00000000" w:rsidRPr="00000000">
        <w:commentReference w:id="2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poorer functioning government and rule of law in 2013 were all associated with </w:t>
      </w:r>
      <w:sdt>
        <w:sdtPr>
          <w:id w:val="-337870496"/>
          <w:tag w:val="goog_rdk_62"/>
        </w:sdtPr>
        <w:sdtContent>
          <w:ins w:author="ayse uskul" w:id="21" w:date="2025-09-16T14:00:41Z"/>
          <w:sdt>
            <w:sdtPr>
              <w:id w:val="-277842954"/>
              <w:tag w:val="goog_rdk_63"/>
            </w:sdtPr>
            <w:sdtContent>
              <w:ins w:author="ayse uskul" w:id="21" w:date="2025-09-16T14:00:41Z">
                <w:r w:rsidDel="00000000" w:rsidR="00000000" w:rsidRPr="00000000">
                  <w:rPr>
                    <w:sz w:val="24"/>
                    <w:szCs w:val="24"/>
                    <w:rtl w:val="0"/>
                    <w:rPrChange w:author="ayse uskul" w:id="22" w:date="2025-09-16T14:00:41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stronger </w:t>
                </w:r>
              </w:ins>
            </w:sdtContent>
          </w:sdt>
          <w:ins w:author="ayse uskul" w:id="21" w:date="2025-09-16T14:00:41Z"/>
        </w:sdtContent>
      </w:sdt>
      <w:sdt>
        <w:sdtPr>
          <w:id w:val="-1991090109"/>
          <w:tag w:val="goog_rdk_64"/>
        </w:sdtPr>
        <w:sdtContent>
          <w:del w:author="ayse uskul" w:id="21" w:date="2025-09-16T14:00:41Z"/>
          <w:sdt>
            <w:sdtPr>
              <w:id w:val="884691802"/>
              <w:tag w:val="goog_rdk_65"/>
            </w:sdtPr>
            <w:sdtContent>
              <w:del w:author="ayse uskul" w:id="21" w:date="2025-09-16T14:00:41Z">
                <w:r w:rsidDel="00000000" w:rsidR="00000000" w:rsidRPr="00000000">
                  <w:rPr>
                    <w:sz w:val="24"/>
                    <w:szCs w:val="24"/>
                    <w:rtl w:val="0"/>
                    <w:rPrChange w:author="ayse uskul" w:id="22" w:date="2025-09-16T14:00:41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higher</w:delText>
                </w:r>
              </w:del>
            </w:sdtContent>
          </w:sdt>
          <w:del w:author="ayse uskul" w:id="21" w:date="2025-09-16T14:00:41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endorsement of both honor (r = -.54**, r = -.57**, r = -.59**) and face (r = -.39**, r = -.47**, r = -.42**) logics.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Dignity logic was endorsed most in countries that are currently richer (r = .40**), more democratic (r = .68**), have a higher human development index  (r = .65**), and a </w:t>
      </w:r>
      <w:sdt>
        <w:sdtPr>
          <w:id w:val="-1030147883"/>
          <w:tag w:val="goog_rdk_66"/>
        </w:sdtPr>
        <w:sdtContent>
          <w:commentRangeStart w:id="29"/>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gender inequality</w:t>
      </w:r>
      <w:sdt>
        <w:sdtPr>
          <w:id w:val="1802316400"/>
          <w:tag w:val="goog_rdk_67"/>
        </w:sdtPr>
        <w:sdtContent>
          <w:del w:author="ayse uskul" w:id="23" w:date="2025-09-16T14:01:05Z">
            <w:commentRangeEnd w:id="29"/>
            <w:r w:rsidDel="00000000" w:rsidR="00000000" w:rsidRPr="00000000">
              <w:commentReference w:id="2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 </w:delText>
            </w:r>
          </w:del>
        </w:sdtContent>
      </w:sdt>
      <w:sdt>
        <w:sdtPr>
          <w:id w:val="1324806871"/>
          <w:tag w:val="goog_rdk_68"/>
        </w:sdtPr>
        <w:sdtContent>
          <w:ins w:author="ayse uskul" w:id="23" w:date="2025-09-16T14:01:0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-.67**). Only endorsement of honor (r = -.52**) but not face logic (r = -.17) was linked to lower current GDP pc. Both honor and face were more endorsed in countries that are less democratic (r = -.54**/-.51**), have a lower human development index (r = -.46**/-.52**), and higher gender inequality (r = .35**/.61**).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measures of the three cultural logics showed expected associations with other cultural dimensions. Dignity was associated with individualism (r = .75**), </w:t>
      </w:r>
      <w:sdt>
        <w:sdtPr>
          <w:id w:val="-685903242"/>
          <w:tag w:val="goog_rdk_69"/>
        </w:sdtPr>
        <w:sdtContent>
          <w:ins w:author="ayse uskul" w:id="24" w:date="2025-09-16T14:01:4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w:t>
            </w:r>
          </w:ins>
        </w:sdtContent>
      </w:sdt>
      <w:sdt>
        <w:sdtPr>
          <w:id w:val="1093184861"/>
          <w:tag w:val="goog_rdk_70"/>
        </w:sdtPr>
        <w:sdtContent>
          <w:del w:author="ayse uskul" w:id="24" w:date="2025-09-16T14:01:4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more</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relational mobility (r = .63**), less tightness (r = -.67**), preference for openness v</w:t>
      </w:r>
      <w:sdt>
        <w:sdtPr>
          <w:id w:val="-1812985653"/>
          <w:tag w:val="goog_rdk_71"/>
        </w:sdtPr>
        <w:sdtContent>
          <w:ins w:author="ayse uskul" w:id="25" w:date="2025-09-16T14:01:5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ersus</w:t>
            </w:r>
          </w:ins>
        </w:sdtContent>
      </w:sdt>
      <w:sdt>
        <w:sdtPr>
          <w:id w:val="600888295"/>
          <w:tag w:val="goog_rdk_72"/>
        </w:sdtPr>
        <w:sdtContent>
          <w:del w:author="ayse uskul" w:id="25" w:date="2025-09-16T14:01:5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conservation (r = .64**), and for self-transcendence v</w:t>
      </w:r>
      <w:sdt>
        <w:sdtPr>
          <w:id w:val="-11046944"/>
          <w:tag w:val="goog_rdk_73"/>
        </w:sdtPr>
        <w:sdtContent>
          <w:ins w:author="ayse uskul" w:id="26" w:date="2025-09-16T14:0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ersus</w:t>
            </w:r>
          </w:ins>
        </w:sdtContent>
      </w:sdt>
      <w:sdt>
        <w:sdtPr>
          <w:id w:val="1999978004"/>
          <w:tag w:val="goog_rdk_74"/>
        </w:sdtPr>
        <w:sdtContent>
          <w:del w:author="ayse uskul" w:id="26" w:date="2025-09-16T14:0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self-enhancement values (r = .72**). Honor was associated with collectivism (</w:t>
      </w:r>
      <w:sdt>
        <w:sdtPr>
          <w:id w:val="-1641012797"/>
          <w:tag w:val="goog_rdk_75"/>
        </w:sdtPr>
        <w:sdtContent>
          <w:commentRangeStart w:id="30"/>
        </w:sdtContent>
      </w:sdt>
      <w:sdt>
        <w:sdtPr>
          <w:id w:val="-483621534"/>
          <w:tag w:val="goog_rdk_76"/>
        </w:sdtPr>
        <w:sdtContent>
          <w:commentRangeStart w:id="3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-.50**</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preference for self-enhancement v</w:t>
      </w:r>
      <w:sdt>
        <w:sdtPr>
          <w:id w:val="-1137087250"/>
          <w:tag w:val="goog_rdk_77"/>
        </w:sdtPr>
        <w:sdtContent>
          <w:ins w:author="ayse uskul" w:id="27" w:date="2025-09-16T14:02:0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ersus</w:t>
            </w:r>
          </w:ins>
        </w:sdtContent>
      </w:sdt>
      <w:sdt>
        <w:sdtPr>
          <w:id w:val="499374496"/>
          <w:tag w:val="goog_rdk_78"/>
        </w:sdtPr>
        <w:sdtContent>
          <w:del w:author="ayse uskul" w:id="27" w:date="2025-09-16T14:02:08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self-transcendence values (-.41**). Face was associated with collectivism </w:t>
      </w:r>
      <w:sdt>
        <w:sdtPr>
          <w:id w:val="-671643632"/>
          <w:tag w:val="goog_rdk_79"/>
        </w:sdtPr>
        <w:sdtContent>
          <w:commentRangeStart w:id="3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-.58**)</w:t>
      </w:r>
      <w:commentRangeEnd w:id="32"/>
      <w:r w:rsidDel="00000000" w:rsidR="00000000" w:rsidRPr="00000000">
        <w:commentReference w:id="3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tightness (r = .69**), weaker relational mobility (r = -.60**), and a preference for conservation v</w:t>
      </w:r>
      <w:sdt>
        <w:sdtPr>
          <w:id w:val="-568089016"/>
          <w:tag w:val="goog_rdk_80"/>
        </w:sdtPr>
        <w:sdtContent>
          <w:ins w:author="ayse uskul" w:id="28" w:date="2025-09-16T14:03:3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ersus</w:t>
            </w:r>
          </w:ins>
        </w:sdtContent>
      </w:sdt>
      <w:sdt>
        <w:sdtPr>
          <w:id w:val="-2141463977"/>
          <w:tag w:val="goog_rdk_81"/>
        </w:sdtPr>
        <w:sdtContent>
          <w:del w:author="ayse uskul" w:id="28" w:date="2025-09-16T14:03:3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openness (r = -.70**) and </w:t>
      </w:r>
      <w:sdt>
        <w:sdtPr>
          <w:id w:val="-188050001"/>
          <w:tag w:val="goog_rdk_82"/>
        </w:sdtPr>
        <w:sdtContent>
          <w:commentRangeStart w:id="3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self-enhancement v</w:t>
      </w:r>
      <w:sdt>
        <w:sdtPr>
          <w:id w:val="1520935331"/>
          <w:tag w:val="goog_rdk_83"/>
        </w:sdtPr>
        <w:sdtContent>
          <w:ins w:author="ayse uskul" w:id="29" w:date="2025-09-16T14:03:32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ersus</w:t>
            </w:r>
          </w:ins>
        </w:sdtContent>
      </w:sdt>
      <w:sdt>
        <w:sdtPr>
          <w:id w:val="1671154326"/>
          <w:tag w:val="goog_rdk_84"/>
        </w:sdtPr>
        <w:sdtContent>
          <w:del w:author="ayse uskul" w:id="29" w:date="2025-09-16T14:03:32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self-transcendence values (r = -.63**). </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sdt>
        <w:sdtPr>
          <w:id w:val="1308881781"/>
          <w:tag w:val="goog_rdk_85"/>
        </w:sdtPr>
        <w:sdtContent>
          <w:commentRangeStart w:id="34"/>
        </w:sdtContent>
      </w:sdt>
      <w:sdt>
        <w:sdtPr>
          <w:id w:val="-1162451837"/>
          <w:tag w:val="goog_rdk_86"/>
        </w:sdtPr>
        <w:sdtContent>
          <w:commentRangeStart w:id="35"/>
        </w:sdtContent>
      </w:sdt>
      <w:sdt>
        <w:sdtPr>
          <w:id w:val="981813320"/>
          <w:tag w:val="goog_rdk_87"/>
        </w:sdtPr>
        <w:sdtContent>
          <w:commentRangeStart w:id="36"/>
        </w:sdtContent>
      </w:sdt>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Attitudinal and </w:t>
      </w:r>
      <w:r w:rsidDel="00000000" w:rsidR="00000000" w:rsidRPr="00000000">
        <w:rPr>
          <w:b w:val="1"/>
          <w:i w:val="1"/>
          <w:sz w:val="24"/>
          <w:szCs w:val="24"/>
          <w:rtl w:val="0"/>
        </w:rPr>
        <w:t xml:space="preserve">behavioral</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manifestations of Dignity, Honor, and Face</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predicted (H2), we found that at the individual level, universal prosociality towards strangers in the dictator game was mostly positively predicted by concern for others and negatively by concern for the self, irrespective of the cultural logic </w:t>
      </w:r>
      <w:sdt>
        <w:sdtPr>
          <w:id w:val="265920302"/>
          <w:tag w:val="goog_rdk_88"/>
        </w:sdtPr>
        <w:sdtContent>
          <w:commentRangeStart w:id="37"/>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(D-other: b=.19, p&lt;.001; D-self: b=.005, p=.791; H-other: b=-.02, p=.241; H-self: b=-.09, p&lt;.001; F-other: b=.08, p&lt;.001; F-self: b=-.05, p=.020)</w:t>
      </w:r>
      <w:commentRangeEnd w:id="37"/>
      <w:r w:rsidDel="00000000" w:rsidR="00000000" w:rsidRPr="00000000">
        <w:commentReference w:id="3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cultural level, dignity and honor norms predicted </w:t>
      </w:r>
      <w:sdt>
        <w:sdtPr>
          <w:id w:val="-1979709809"/>
          <w:tag w:val="goog_rdk_89"/>
        </w:sdtPr>
        <w:sdtContent>
          <w:ins w:author="ayse uskul" w:id="30" w:date="2025-09-16T14:04:43Z"/>
          <w:sdt>
            <w:sdtPr>
              <w:id w:val="779756639"/>
              <w:tag w:val="goog_rdk_90"/>
            </w:sdtPr>
            <w:sdtContent>
              <w:ins w:author="ayse uskul" w:id="30" w:date="2025-09-16T14:04:43Z">
                <w:r w:rsidDel="00000000" w:rsidR="00000000" w:rsidRPr="00000000">
                  <w:rPr>
                    <w:sz w:val="24"/>
                    <w:szCs w:val="24"/>
                    <w:rtl w:val="0"/>
                    <w:rPrChange w:author="ayse uskul" w:id="31" w:date="2025-09-16T14:04:43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stronger</w:t>
                </w:r>
              </w:ins>
            </w:sdtContent>
          </w:sdt>
          <w:ins w:author="ayse uskul" w:id="30" w:date="2025-09-16T14:04:43Z"/>
        </w:sdtContent>
      </w:sdt>
      <w:sdt>
        <w:sdtPr>
          <w:id w:val="1702280989"/>
          <w:tag w:val="goog_rdk_91"/>
        </w:sdtPr>
        <w:sdtContent>
          <w:del w:author="ayse uskul" w:id="30" w:date="2025-09-16T14:04:43Z"/>
          <w:sdt>
            <w:sdtPr>
              <w:id w:val="-2082315644"/>
              <w:tag w:val="goog_rdk_92"/>
            </w:sdtPr>
            <w:sdtContent>
              <w:del w:author="ayse uskul" w:id="30" w:date="2025-09-16T14:04:43Z">
                <w:r w:rsidDel="00000000" w:rsidR="00000000" w:rsidRPr="00000000">
                  <w:rPr>
                    <w:sz w:val="24"/>
                    <w:szCs w:val="24"/>
                    <w:rtl w:val="0"/>
                    <w:rPrChange w:author="ayse uskul" w:id="31" w:date="2025-09-16T14:04:43Z">
                      <w:rPr>
                        <w:rFonts w:ascii="Times New Roman" w:cs="Times New Roman" w:eastAsia="Times New Roman" w:hAnsi="Times New Roman"/>
                        <w:b w:val="0"/>
                        <w:i w:val="0"/>
                        <w:smallCaps w:val="0"/>
                        <w:strike w:val="0"/>
                        <w:color w:val="000000"/>
                        <w:sz w:val="24"/>
                        <w:szCs w:val="24"/>
                        <w:u w:val="none"/>
                        <w:shd w:fill="auto" w:val="clear"/>
                        <w:vertAlign w:val="baseline"/>
                      </w:rPr>
                    </w:rPrChange>
                  </w:rPr>
                  <w:delText xml:space="preserve">more</w:delText>
                </w:r>
              </w:del>
            </w:sdtContent>
          </w:sdt>
          <w:del w:author="ayse uskul" w:id="30" w:date="2025-09-16T14:04:43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universal prosociality (D: b=.35, p=.003; H: b=.83, p&lt;.001), whereas face norms predicted </w:t>
      </w:r>
      <w:sdt>
        <w:sdtPr>
          <w:id w:val="1900155613"/>
          <w:tag w:val="goog_rdk_93"/>
        </w:sdtPr>
        <w:sdtContent>
          <w:ins w:author="ayse uskul" w:id="32" w:date="2025-09-16T14:04:4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weaker</w:t>
            </w:r>
          </w:ins>
        </w:sdtContent>
      </w:sdt>
      <w:sdt>
        <w:sdtPr>
          <w:id w:val="1174469971"/>
          <w:tag w:val="goog_rdk_94"/>
        </w:sdtPr>
        <w:sdtContent>
          <w:del w:author="ayse uskul" w:id="32" w:date="2025-09-16T14:04:4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less</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sdt>
        <w:sdtPr>
          <w:id w:val="-543329620"/>
          <w:tag w:val="goog_rdk_95"/>
        </w:sdtPr>
        <w:sdtContent>
          <w:ins w:author="ayse uskul" w:id="33" w:date="2025-09-16T14:04:55Z"/>
          <w:sdt>
            <w:sdtPr>
              <w:id w:val="841329232"/>
              <w:tag w:val="goog_rdk_96"/>
            </w:sdtPr>
            <w:sdtContent>
              <w:ins w:author="ayse uskul" w:id="33" w:date="2025-09-16T14:04:55Z">
                <w:r w:rsidDel="00000000" w:rsidR="00000000" w:rsidRPr="00000000">
                  <w:rPr>
                    <w:sz w:val="24"/>
                    <w:szCs w:val="24"/>
                    <w:rtl w:val="0"/>
                    <w:rPrChange w:author="ayse uskul" w:id="34" w:date="2025-09-16T14:04:55Z">
                      <w:rPr>
                        <w:rFonts w:ascii="Times New Roman" w:cs="Times New Roman" w:eastAsia="Times New Roman" w:hAnsi="Times New Roman"/>
                        <w:b w:val="0"/>
                        <w:i w:val="0"/>
                        <w:smallCaps w:val="0"/>
                        <w:strike w:val="0"/>
                        <w:color w:val="000000"/>
                        <w:sz w:val="24"/>
                        <w:szCs w:val="24"/>
                        <w:u w:val="none"/>
                        <w:shd w:fill="auto" w:val="clear"/>
                        <w:vertAlign w:val="baseline"/>
                      </w:rPr>
                    </w:rPrChange>
                  </w:rPr>
                  <w:t xml:space="preserve">universal prosociality </w:t>
                </w:r>
              </w:ins>
            </w:sdtContent>
          </w:sdt>
          <w:ins w:author="ayse uskul" w:id="33" w:date="2025-09-16T14:04:55Z"/>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(b=-.48, p=.005).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Contrary to H3a-c, country-level norms did not predict positive or negative reciprocity. However, individual-level endorsement of dignity-other and face-other predicted more</w:t>
      </w:r>
      <w:sdt>
        <w:sdtPr>
          <w:id w:val="474165087"/>
          <w:tag w:val="goog_rdk_97"/>
        </w:sdtPr>
        <w:sdtContent>
          <w:commentRangeStart w:id="38"/>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positive reciprocity </w:t>
      </w:r>
      <w:commentRangeEnd w:id="38"/>
      <w:r w:rsidDel="00000000" w:rsidR="00000000" w:rsidRPr="00000000">
        <w:commentReference w:id="38"/>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(D-other: b=2.52, p&lt;.001; F-other: b=.92, p=.002), </w:t>
      </w:r>
      <w:sdt>
        <w:sdtPr>
          <w:id w:val="1679691901"/>
          <w:tag w:val="goog_rdk_98"/>
        </w:sdtPr>
        <w:sdtContent>
          <w:commentRangeStart w:id="39"/>
        </w:sdtContent>
      </w:sdt>
      <w:sdt>
        <w:sdtPr>
          <w:id w:val="-1351250978"/>
          <w:tag w:val="goog_rdk_99"/>
        </w:sdtPr>
        <w:sdtContent>
          <w:commentRangeStart w:id="4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honor-self predicted less positive reciprocity</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(b=-1.10, p&lt;.001). Mirroring H3c at the individual level, both facets of honor predicted more negative reciprocity (H-self: b=.22, p&lt;.001; H-other: b=.05, p=.027). Dignity-other and face-other predicted less negative reciprocity (D-other: b=-.08, p&lt;.001; F-other: b=-.12, p&lt;.001).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also found expected links with other attitudes and beliefs. Endorsement of both facets of honor was related to more support for violence (H4a; H-self: b=.18, p&lt;.001; H-other: b=.08, p&lt;.001). Endorsement of both facets of face was related to more other-face concern in interpersonal conflict (H4b; F-self: b=.03, p=.001; F-other: b=.19, p&lt;.001). However, contrary to our prediction, dignity-self was unrelated (b=-.003, p=.761) and dignity-other was positively related (b=.14, p&lt;.001) to other-face concern. As expected, honor predicted retaliation in response to provocation (H5a; H-self: b=.22, p&lt;.001; H-other: b=.25, p&lt;.001) and face-other predicted withdrawal (H5b; b=.26, p&lt;.001). Contrary to H5c, dignity did not predict the use of humor in response to provocation (D-self: b=.004, p=.865; D-other: b=.02, p=.311). Only face-self predicted a higher likelihood of using humor in response to provocation (b=.10, p&lt;.001), whereas both honor-other and face-other predicted a lower likelihood of this strategy (H-other: b=-.14, p&lt;.001; F-other: b=-.04, p=.034).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cultural dimensions that are predictive of stuff</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co-development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differentiating between self- and other-</w:t>
      </w:r>
      <w:sdt>
        <w:sdtPr>
          <w:id w:val="1663662697"/>
          <w:tag w:val="goog_rdk_100"/>
        </w:sdtPr>
        <w:sdtContent>
          <w:commentRangeStart w:id="4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it tells us about the historical conditions under which these cultural logics developed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it tells us about prosociality and cooperation in these different cultural </w:t>
      </w:r>
      <w:sdt>
        <w:sdtPr>
          <w:id w:val="-1837512798"/>
          <w:tag w:val="goog_rdk_101"/>
        </w:sdtPr>
        <w:sdtContent>
          <w:commentRangeStart w:id="4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environments</w:t>
      </w:r>
      <w:commentRangeEnd w:id="42"/>
      <w:r w:rsidDel="00000000" w:rsidR="00000000" w:rsidRPr="00000000">
        <w:commentReference w:id="4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and Notes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only one reference list per article, and it should include all references in the main text, figure and table captions, and Supplementary Materials.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Do not include a second reference list in the Supplementary Materials.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References only cited in the Supplementary Materials are not counted toward length guidelines.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reference should be on a separate line ending in a period. For a style guide, see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https://www.science.org/content/page/instructions-preparing-initial-manuscript#science-citation-style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skf9r6mvkud" w:id="4"/>
      <w:bookmarkEnd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A. Person, B. Person, Article title: Then subheading.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Credible Journal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#Volume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#pg–#pg (#Year). doi:#here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include titles in references and full page ranges. Journal article titles will not be included in the print version of the paper but will be shown in the online version.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use an automatically numbered list in Word.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reference should have a separate number.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do not combine references and explanatory notes under the same reference number.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reference is cited only in the supplementary materials, but it should be included here because the full list will appear online at the end of the main text.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tv3c3937xk99" w:id="5"/>
      <w:bookmarkEnd w:id="5"/>
      <w:sdt>
        <w:sdtPr>
          <w:id w:val="-497846959"/>
          <w:tag w:val="goog_rdk_102"/>
        </w:sdtPr>
        <w:sdtContent>
          <w:commentRangeStart w:id="43"/>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Acknowledgments</w:t>
      </w:r>
      <w:commentRangeEnd w:id="43"/>
      <w:r w:rsidDel="00000000" w:rsidR="00000000" w:rsidRPr="00000000">
        <w:commentReference w:id="43"/>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Acknowledgments follow the references and notes list but are not numbered. Start with text that acknowledges non-author contributions (</w:t>
      </w:r>
      <w:r w:rsidDel="00000000" w:rsidR="00000000" w:rsidRPr="00000000">
        <w:rPr>
          <w:rFonts w:ascii="Times New Roman" w:cs="Times New Roman" w:eastAsia="Times New Roman" w:hAnsi="Times New Roman"/>
          <w:b w:val="0"/>
          <w:i w:val="0"/>
          <w:smallCaps w:val="0"/>
          <w:strike w:val="0"/>
          <w:color w:val="262626"/>
          <w:sz w:val="24"/>
          <w:szCs w:val="24"/>
          <w:highlight w:val="white"/>
          <w:u w:val="none"/>
          <w:vertAlign w:val="baseline"/>
          <w:rtl w:val="0"/>
        </w:rPr>
        <w:t xml:space="preserve">including disclosure of any editing services or AI-assisted technologies used in preparation of the manuscript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complete each of the sections below as separate paragraphs.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771744363"/>
          <w:tag w:val="goog_rdk_103"/>
        </w:sdtPr>
        <w:sdtContent>
          <w:commentRangeStart w:id="44"/>
        </w:sdtContent>
      </w:sdt>
      <w:sdt>
        <w:sdtPr>
          <w:id w:val="1915922979"/>
          <w:tag w:val="goog_rdk_104"/>
        </w:sdtPr>
        <w:sdtContent>
          <w:commentRangeStart w:id="45"/>
        </w:sdtContent>
      </w:sdt>
      <w:sdt>
        <w:sdtPr>
          <w:id w:val="-1351834081"/>
          <w:tag w:val="goog_rdk_105"/>
        </w:sdtPr>
        <w:sdtContent>
          <w:commentRangeStart w:id="46"/>
        </w:sdtContent>
      </w:sdt>
      <w:sdt>
        <w:sdtPr>
          <w:id w:val="-1274377865"/>
          <w:tag w:val="goog_rdk_106"/>
        </w:sdtPr>
        <w:sdtContent>
          <w:commentRangeStart w:id="47"/>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Funding:</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 complete funding information, including grant numbers, complete funding agency names, and recipient’s initials. Each funding source should be listed in a separate paragraph.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Institutes of Health grant U12AB123456 (PV, CHO)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Institutes of Health grant R01AB123456 (PV, GS)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K. Bowes Jr Foundation (PV)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German Research Foundation grant AB 1234/1-1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of Biological and Environmental Research of the U.S. Department of Energy Atmospheric System Research Program Interagency Agreement grant DE-SC0000001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Institute of Health Research UK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UK-China Research and Innovation Partnership Fund through the Met Office Climate Science for Service Partnership (CSSP) China as part of the Newton Fund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v4jgoergkb6" w:id="6"/>
      <w:bookmarkEnd w:id="6"/>
      <w:sdt>
        <w:sdtPr>
          <w:id w:val="-1511627802"/>
          <w:tag w:val="goog_rdk_107"/>
        </w:sdtPr>
        <w:sdtContent>
          <w:commentRangeStart w:id="48"/>
        </w:sdtContent>
      </w:sdt>
      <w:sdt>
        <w:sdtPr>
          <w:id w:val="-2027709388"/>
          <w:tag w:val="goog_rdk_108"/>
        </w:sdtPr>
        <w:sdtContent>
          <w:commentRangeStart w:id="49"/>
        </w:sdtContent>
      </w:sdt>
      <w:sdt>
        <w:sdtPr>
          <w:id w:val="-2110992993"/>
          <w:tag w:val="goog_rdk_109"/>
        </w:sdtPr>
        <w:sdtContent>
          <w:commentRangeStart w:id="50"/>
        </w:sdtContent>
      </w:sdt>
      <w:sdt>
        <w:sdtPr>
          <w:id w:val="1108839996"/>
          <w:tag w:val="goog_rdk_110"/>
        </w:sdtPr>
        <w:sdtContent>
          <w:commentRangeStart w:id="51"/>
        </w:sdtContent>
      </w:sdt>
      <w:sdt>
        <w:sdtPr>
          <w:id w:val="-592270582"/>
          <w:tag w:val="goog_rdk_111"/>
        </w:sdtPr>
        <w:sdtContent>
          <w:commentRangeStart w:id="52"/>
        </w:sdtContent>
      </w:s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Author contributions:</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author’s contribution(s) to the paper should be listed [we encourage you to follow the </w:t>
      </w:r>
      <w:hyperlink r:id="rId13">
        <w:r w:rsidDel="00000000" w:rsidR="00000000" w:rsidRPr="00000000">
          <w:rPr>
            <w:rFonts w:ascii="Times New Roman" w:cs="Times New Roman" w:eastAsia="Times New Roman" w:hAnsi="Times New Roman"/>
            <w:b w:val="0"/>
            <w:i w:val="0"/>
            <w:smallCaps w:val="0"/>
            <w:strike w:val="0"/>
            <w:color w:val="ca2015"/>
            <w:sz w:val="24"/>
            <w:szCs w:val="24"/>
            <w:u w:val="single"/>
            <w:shd w:fill="auto" w:val="clear"/>
            <w:vertAlign w:val="baseline"/>
            <w:rtl w:val="0"/>
          </w:rPr>
          <w:t xml:space="preserve">CRediT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Each CRediT role should have its own line, and there should not be any punctuation in the initials.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Conceptualization: SBB, DLA, MPW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HP, FTGS, CW, JRK, NJB, PRB, JLS, EH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Investigation: SBB, DLA, MPW, WCB</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SFB, MJM, JLS, EH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Funding acquisition: SJE, MJM, JLS, EH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administration: JLS, EH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Supervision: SJE, MJM, JLS, EH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 original draft: SBB, DLA, WCB, JLS, EH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 review &amp; editing: SBB, DLA, PRB, JLS, EH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sz w:val="24"/>
          <w:szCs w:val="24"/>
          <w:highlight w:val="whit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Diversity, equity, ethics, and inclusion [optional]:</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sz w:val="24"/>
          <w:szCs w:val="24"/>
          <w:highlight w:val="white"/>
          <w:rtl w:val="0"/>
        </w:rPr>
        <w:t xml:space="preserve">The study has been approved by the ethics committee of the University of York. Each collaborator provided documentation confirming that either they can rely on the University of York approval, or they have obtained ethical approval from a local committee, or they are exempt according to their national or institutional regulations. All participants will give informed consent to participate. The local data collection teams decided on participant compensation in accordance with local norms and requirements. The study was low-risk since it did not involve any risks to participants, deception, or collection of personal data as defined by GDPR. All ethics documentation can be found on the Open Science Framework (OSF, </w:t>
      </w:r>
      <w:r w:rsidDel="00000000" w:rsidR="00000000" w:rsidRPr="00000000">
        <w:rPr>
          <w:sz w:val="24"/>
          <w:szCs w:val="24"/>
          <w:highlight w:val="yellow"/>
          <w:rtl w:val="0"/>
        </w:rPr>
        <w:t xml:space="preserve">link</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ix1ls8v6mos"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Competing interests: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Authors declare that they have no competing interests.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b w:val="1"/>
          <w:sz w:val="24"/>
          <w:szCs w:val="24"/>
        </w:rPr>
        <w:sectPr>
          <w:headerReference r:id="rId14" w:type="default"/>
          <w:headerReference r:id="rId15" w:type="first"/>
          <w:footerReference r:id="rId16" w:type="default"/>
          <w:footerReference r:id="rId17" w:type="first"/>
          <w:pgSz w:h="15840" w:w="12240" w:orient="portrait"/>
          <w:pgMar w:bottom="1296" w:top="1296" w:left="1440" w:right="1440" w:header="432" w:footer="720"/>
          <w:lnNumType w:countBy="1" w:start="0" w:restart="newPage"/>
          <w:pgNumType w:start="1"/>
        </w:sectPr>
      </w:pPr>
      <w:bookmarkStart w:colFirst="0" w:colLast="0" w:name="_heading=h.bn36vw61l4vs" w:id="8"/>
      <w:bookmarkEnd w:id="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and materials availability: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highlight w:val="white"/>
          <w:rtl w:val="0"/>
        </w:rPr>
        <w:t xml:space="preserve">The study is preregistered (</w:t>
      </w:r>
      <w:hyperlink r:id="rId18">
        <w:r w:rsidDel="00000000" w:rsidR="00000000" w:rsidRPr="00000000">
          <w:rPr>
            <w:color w:val="1155cc"/>
            <w:sz w:val="24"/>
            <w:szCs w:val="24"/>
            <w:highlight w:val="white"/>
            <w:u w:val="single"/>
            <w:rtl w:val="0"/>
          </w:rPr>
          <w:t xml:space="preserve">https://osf.io/2eygt</w:t>
        </w:r>
      </w:hyperlink>
      <w:r w:rsidDel="00000000" w:rsidR="00000000" w:rsidRPr="00000000">
        <w:rPr>
          <w:sz w:val="24"/>
          <w:szCs w:val="24"/>
          <w:highlight w:val="white"/>
          <w:rtl w:val="0"/>
        </w:rPr>
        <w:t xml:space="preserve">). All study materials, data, and code are available via the Open Science Framework (</w:t>
      </w:r>
      <w:sdt>
        <w:sdtPr>
          <w:id w:val="-1073003275"/>
          <w:tag w:val="goog_rdk_112"/>
        </w:sdtPr>
        <w:sdtContent>
          <w:ins w:author="Priya Silverstein" w:id="35" w:date="2025-09-29T11:51:25Z">
            <w:r w:rsidDel="00000000" w:rsidR="00000000" w:rsidRPr="00000000">
              <w:fldChar w:fldCharType="begin"/>
            </w:r>
            <w:r w:rsidDel="00000000" w:rsidR="00000000" w:rsidRPr="00000000">
              <w:instrText xml:space="preserve">HYPERLINK "https://osf.io/ygv2h/?view_only=39d6baf005364e9fa456a763c7756b5f"</w:instrText>
            </w:r>
            <w:r w:rsidDel="00000000" w:rsidR="00000000" w:rsidRPr="00000000">
              <w:fldChar w:fldCharType="separate"/>
            </w:r>
            <w:r w:rsidDel="00000000" w:rsidR="00000000" w:rsidRPr="00000000">
              <w:rPr>
                <w:rFonts w:ascii="Roboto" w:cs="Roboto" w:eastAsia="Roboto" w:hAnsi="Roboto"/>
                <w:color w:val="0b57d0"/>
                <w:sz w:val="21"/>
                <w:szCs w:val="21"/>
                <w:highlight w:val="white"/>
                <w:rtl w:val="0"/>
              </w:rPr>
              <w:t xml:space="preserve">https://osf.io/ygv2h/?view_only=39d6baf005364e9fa456a763c7756b5f</w:t>
            </w:r>
            <w:r w:rsidDel="00000000" w:rsidR="00000000" w:rsidRPr="00000000">
              <w:fldChar w:fldCharType="end"/>
            </w:r>
          </w:ins>
        </w:sdtContent>
      </w:sdt>
      <w:sdt>
        <w:sdtPr>
          <w:id w:val="1598039200"/>
          <w:tag w:val="goog_rdk_113"/>
        </w:sdtPr>
        <w:sdtContent>
          <w:del w:author="Priya Silverstein" w:id="35" w:date="2025-09-29T11:51:25Z"/>
          <w:sdt>
            <w:sdtPr>
              <w:id w:val="-559769601"/>
              <w:tag w:val="goog_rdk_114"/>
            </w:sdtPr>
            <w:sdtContent>
              <w:commentRangeStart w:id="53"/>
            </w:sdtContent>
          </w:sdt>
          <w:del w:author="Priya Silverstein" w:id="35" w:date="2025-09-29T11:51:25Z">
            <w:sdt>
              <w:sdtPr>
                <w:id w:val="983514786"/>
                <w:tag w:val="goog_rdk_115"/>
              </w:sdtPr>
              <w:sdtContent>
                <w:commentRangeStart w:id="54"/>
              </w:sdtContent>
            </w:sdt>
            <w:r w:rsidDel="00000000" w:rsidR="00000000" w:rsidRPr="00000000">
              <w:fldChar w:fldCharType="begin"/>
            </w:r>
            <w:r w:rsidDel="00000000" w:rsidR="00000000" w:rsidRPr="00000000">
              <w:delInstrText xml:space="preserve">HYPERLINK "https://osf.io/ygv2h/?view_only=39d6baf005364e9fa456a763c7756b5f"</w:delInstrText>
            </w:r>
            <w:r w:rsidDel="00000000" w:rsidR="00000000" w:rsidRPr="00000000">
              <w:fldChar w:fldCharType="separate"/>
            </w:r>
            <w:r w:rsidDel="00000000" w:rsidR="00000000" w:rsidRPr="00000000">
              <w:rPr>
                <w:rFonts w:ascii="Roboto" w:cs="Roboto" w:eastAsia="Roboto" w:hAnsi="Roboto"/>
                <w:color w:val="0b57d0"/>
                <w:sz w:val="21"/>
                <w:szCs w:val="21"/>
                <w:highlight w:val="white"/>
                <w:rtl w:val="0"/>
              </w:rPr>
              <w:delText xml:space="preserve">https://osf.io/ygv2h/?view_only=417c25b8a65b463c801e941e585af489</w:delText>
            </w:r>
            <w:r w:rsidDel="00000000" w:rsidR="00000000" w:rsidRPr="00000000">
              <w:fldChar w:fldCharType="end"/>
            </w:r>
          </w:del>
        </w:sdtContent>
      </w:sdt>
      <w:commentRangeEnd w:id="53"/>
      <w:r w:rsidDel="00000000" w:rsidR="00000000" w:rsidRPr="00000000">
        <w:commentReference w:id="53"/>
      </w:r>
      <w:commentRangeEnd w:id="54"/>
      <w:r w:rsidDel="00000000" w:rsidR="00000000" w:rsidRPr="00000000">
        <w:commentReference w:id="54"/>
      </w:r>
      <w:r w:rsidDel="00000000" w:rsidR="00000000" w:rsidRPr="00000000">
        <w:rPr>
          <w:sz w:val="24"/>
          <w:szCs w:val="24"/>
          <w:highlight w:val="white"/>
          <w:rtl w:val="0"/>
        </w:rPr>
        <w:t xml:space="preserve">) and will be made public as soon as this manuscript is published. </w:t>
      </w:r>
      <w:r w:rsidDel="00000000" w:rsidR="00000000" w:rsidRPr="00000000">
        <w:br w:type="page"/>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8j37qdsw6de"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figure caption should begin with a short descriptive statement of the entire figure followed by additional 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Captions should be immediately after each figure. The primary callout of each figure part is indicated with a bold capital letter enclosed in parentheses [e.g.,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callouts are indicated the same way, but without the bold format. If you prefer, you can place both figures and captions logically throughout the text near where they are cited rather than at the end of the file (but not both). If a paragraph in the main text begins with the name of a figure, write out “Figure” in full (e.g., &lt;para&gt;“Figure 1 shows….”)</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sectPr>
          <w:type w:val="nextPage"/>
          <w:pgSz w:h="12240" w:w="15840" w:orient="landscape"/>
          <w:pgMar w:bottom="1440" w:top="1440" w:left="1298" w:right="1298" w:header="431" w:footer="720"/>
          <w:lnNumType w:countBy="1" w:start="0" w:restart="newPage"/>
        </w:sectPr>
      </w:pPr>
      <w:r w:rsidDel="00000000" w:rsidR="00000000" w:rsidRPr="00000000">
        <w:rPr>
          <w:b w:val="1"/>
        </w:rPr>
        <w:drawing>
          <wp:inline distB="0" distT="0" distL="0" distR="0">
            <wp:extent cx="8409940" cy="2803525"/>
            <wp:effectExtent b="0" l="0" r="0" t="0"/>
            <wp:docPr descr="A map of the world&#10;&#10;AI-generated content may be incorrect." id="1227502385" name="image2.png"/>
            <a:graphic>
              <a:graphicData uri="http://schemas.openxmlformats.org/drawingml/2006/picture">
                <pic:pic>
                  <pic:nvPicPr>
                    <pic:cNvPr descr="A map of the world&#10;&#10;AI-generated content may be incorrect." id="0" name="image2.png"/>
                    <pic:cNvPicPr preferRelativeResize="0"/>
                  </pic:nvPicPr>
                  <pic:blipFill>
                    <a:blip r:embed="rId19"/>
                    <a:srcRect b="0" l="0" r="0" t="0"/>
                    <a:stretch>
                      <a:fillRect/>
                    </a:stretch>
                  </pic:blipFill>
                  <pic:spPr>
                    <a:xfrm>
                      <a:off x="0" y="0"/>
                      <a:ext cx="8409940" cy="28035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7y0c41kkrdm"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can place graphics in-line above each caption.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Please do not use text boxes to arrange figures. High-resolution (preferably editable PDF or Adobe Illustrator format) figure files will be requested following review.</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 this caption with a short description of your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Format tables using the Word Table commands and structures. Do not create tables using spaces or tab characters.</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Please delete before submission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Supplementary materials should be included in a separate file. W</w:t>
      </w:r>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e recommend using or following the </w:t>
      </w:r>
      <w:hyperlink r:id="rId2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Microsoft Word template supplied here</w:t>
        </w:r>
      </w:hyperlink>
      <w:r w:rsidDel="00000000" w:rsidR="00000000" w:rsidRPr="00000000">
        <w:rPr>
          <w:rFonts w:ascii="Times New Roman" w:cs="Times New Roman" w:eastAsia="Times New Roman" w:hAnsi="Times New Roman"/>
          <w:b w:val="0"/>
          <w:i w:val="0"/>
          <w:smallCaps w:val="0"/>
          <w:strike w:val="0"/>
          <w:color w:val="262626"/>
          <w:sz w:val="24"/>
          <w:szCs w:val="24"/>
          <w:u w:val="none"/>
          <w:shd w:fill="auto" w:val="clear"/>
          <w:vertAlign w:val="baseline"/>
          <w:rtl w:val="0"/>
        </w:rPr>
        <w:t xml:space="preserve">.</w:t>
      </w:r>
      <w:r w:rsidDel="00000000" w:rsidR="00000000" w:rsidRPr="00000000">
        <w:rPr>
          <w:rtl w:val="0"/>
        </w:rPr>
      </w:r>
    </w:p>
    <w:sectPr>
      <w:type w:val="nextPage"/>
      <w:pgSz w:h="15840" w:w="12240" w:orient="portrait"/>
      <w:pgMar w:bottom="1296" w:top="1296" w:left="1440" w:right="1440" w:header="432" w:footer="720"/>
      <w:lnNumType w:countBy="1" w:start="0" w:restart="newPa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se uskul" w:id="41" w:date="2025-09-16T14:09:5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also link this to other forms of differentiation that people (like us) have done e.g., between retaliation/competition versus family honor values</w:t>
      </w:r>
    </w:p>
  </w:comment>
  <w:comment w:author="ayse uskul" w:id="28" w:date="2025-09-16T14:11:0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we say why we are using this year as opposed to a more recent one?</w:t>
      </w:r>
    </w:p>
  </w:comment>
  <w:comment w:author="Sobhan Yousefi" w:id="33" w:date="2025-09-19T11:15:48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interesting! Isn’t this part of the results somewhat contradictory to previous findings, and also to the characteristics of face cultures?</w:t>
      </w:r>
    </w:p>
  </w:comment>
  <w:comment w:author="Priya Silverstein" w:id="29" w:date="2025-09-16T11:42:3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wow, really? this surprises me! any possible explanations for why (I can also just wait for the discussion)</w:t>
      </w:r>
    </w:p>
  </w:comment>
  <w:comment w:author="ayse uskul" w:id="19" w:date="2025-09-16T14:04:1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seems to be about personal endorsement only, if so should we have this signalled in the title too?</w:t>
      </w:r>
    </w:p>
  </w:comment>
  <w:comment w:author="Priya Silverstein" w:id="27" w:date="2025-09-16T11:41:3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something about this in the introduction would be great, could go in the more vague research questions section that I suggested to replace the listed hypotheses perhaps -- e.g. "we know different cultures endorse these things differently, but we don't know why" as another gap our study is filling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2025-09-17 12:42 PM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Sobhan Yousefi reacted with 👍 at 2025-09-19 10:44 AM</w:t>
      </w:r>
    </w:p>
  </w:comment>
  <w:comment w:author="Priya Silverstein" w:id="22" w:date="2025-09-16T11:40:1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exploratory right? I can't remember saying we would compare own endorsement and perceived norms (but I could just be forgetting). I think personally I don't find this interesting enough to be given priority in the main manuscript, and could be in supp (and will able to be inferred from the figure anyway)</w:t>
      </w:r>
    </w:p>
  </w:comment>
  <w:comment w:author="ayse uskul" w:id="23" w:date="2025-09-16T13:59:1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also don't find this interesting enough to devote space, especially given it is reported for the global distribution and not regional</w:t>
      </w:r>
    </w:p>
  </w:comment>
  <w:comment w:author="Sobhan Yousefi" w:id="24" w:date="2025-09-19T10:43:3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it is mentioned that each cultural logic prevails in certain regions and cultures, isn’t it worth reporting that the distribution and prevalence of each worldwide is not the same, and that according to our findings some are more prevalent than others in this wider context? This may also help readers better comprehend that cultural logics and attitudes, though more correlated within each region, are not necessarily bounded to them.</w:t>
      </w:r>
    </w:p>
  </w:comment>
  <w:comment w:author="Lusine Grigoryan" w:id="34" w:date="2025-09-15T23:12:2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be interested to hear what you all think about the order of presenting the results. I thought having the bigger picture first (descriptives and country-level correlated) was both more engaging and more easily digestible, but I also understand that normally the confirmatory part would be presented before the exploratory results, so curious what you think.</w:t>
      </w:r>
    </w:p>
  </w:comment>
  <w:comment w:author="Priya Silverstein" w:id="35" w:date="2025-09-16T10:13:45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do whichever order is most engaging, but clearly differentiating between confirmatory and exploratory. Maybe we could say something like "all analyses were pre-registered unless otherwise specified" and then use footnotes or a superscript symbol to indicate exploratory results?</w:t>
      </w:r>
    </w:p>
  </w:comment>
  <w:comment w:author="Sobhan Yousefi" w:id="36" w:date="2025-09-19T11:25:11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the current strategy, unless the journal guidelines push in favor of the other approach.</w:t>
      </w:r>
    </w:p>
  </w:comment>
  <w:comment w:author="ayse uskul" w:id="25" w:date="2025-09-16T13:57:3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instead of own?</w:t>
      </w:r>
    </w:p>
  </w:comment>
  <w:comment w:author="ayse uskul" w:id="26" w:date="2025-09-16T13:58:15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six facets of personal endorsement?</w:t>
      </w:r>
    </w:p>
  </w:comment>
  <w:comment w:author="ayse uskul" w:id="44" w:date="2025-09-16T14:06:43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also add the honorlogic here pls. i can provide details if this is ok.</w:t>
      </w:r>
    </w:p>
  </w:comment>
  <w:comment w:author="Lusine Grigoryan" w:id="45" w:date="2025-09-29T10:55:2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@Priya, could you please add the JTF funding here? And will we have an extra step of confirming authorship information from collaborators? If so, we should probably ask if they would like to add any additional funding sources</w:t>
      </w:r>
    </w:p>
  </w:comment>
  <w:comment w:author="Priya Silverstein" w:id="46" w:date="2025-09-29T11:46:4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tagging @chartier.cr@gmail.com as funding guy!</w:t>
      </w:r>
    </w:p>
  </w:comment>
  <w:comment w:author="Chris Chartier" w:id="47" w:date="2025-10-01T13:31:1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John Templeton Foundation ID 61825 awarded to CRC :)</w:t>
      </w:r>
    </w:p>
  </w:comment>
  <w:comment w:author="Priya Silverstein" w:id="9" w:date="2025-09-16T09:33:1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be switching these to past tense, or is it meant to be future tense?</w:t>
      </w:r>
    </w:p>
  </w:comment>
  <w:comment w:author="Priya Silverstein" w:id="6" w:date="2025-09-16T09:32:42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would probably be better if we could have even one sentence and ref justifying this, followed by more info in the supp. To me it looks quite unusual to just refer to the supp outright.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Shuxian Jin reacted with 👍 at 2025-09-19 09:14 AM</w:t>
      </w:r>
    </w:p>
  </w:comment>
  <w:comment w:author="Priya Silverstein" w:id="48" w:date="2025-09-16T12:39:37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happy to either do this from the huge table we have, or to get an RA to do this based on the table (e.g. if Chris has someone he trusts). They could be working on this in parallel while we're writing and editing, so that everything is ready to go?</w:t>
      </w:r>
    </w:p>
  </w:comment>
  <w:comment w:author="Lusine Grigoryan" w:id="49" w:date="2025-09-29T10:55:3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would be great!</w:t>
      </w:r>
    </w:p>
  </w:comment>
  <w:comment w:author="Priya Silverstein" w:id="50" w:date="2025-09-29T11:47:1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@chartier.cr@gmail.com do you have any students who could do this?</w:t>
      </w:r>
    </w:p>
  </w:comment>
  <w:comment w:author="Chris Chartier" w:id="51" w:date="2025-10-01T13:31:53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someone I trust, but they won't be super speedy :). What's the deadline on this?</w:t>
      </w:r>
    </w:p>
  </w:comment>
  <w:comment w:author="Priya Silverstein" w:id="52" w:date="2025-10-01T13:39:0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discuss realistic submission dates in the meeting, but as we still need to get collaborator feedback, we can maybe just make a note here telling collaborators that this section is still being updated, and then we won't need it finalised until submission? how long do you think they would take? thanks!</w:t>
      </w:r>
    </w:p>
  </w:comment>
  <w:comment w:author="Lusine Grigoryan" w:id="43" w:date="2025-09-29T10:56:54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acknowledgements to those collaborators who tried their best but did not contribute enough to be included as co-authors?</w:t>
      </w:r>
    </w:p>
  </w:comment>
  <w:comment w:author="Priya Silverstein" w:id="10" w:date="2025-09-16T09:58:39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look at an example of a recent psych article in Science (https://doi.org/10.1126/science.ade4420) it seems like they almost interweave introduction and brief methods together, like starting with what is the question, why is it important, what problem are we solving, and then following up with "we designed a study that looked like this (brief, not detailed like methods) to test things like this. we made this design decision because of this, and this one because of this... now here are the results". maybe that's a way of thinking about it?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2025-09-18 16:10 PM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Shuxian Jin reacted with 👍 at 2025-09-19 09:16 AM</w:t>
      </w:r>
    </w:p>
  </w:comment>
  <w:comment w:author="Ani Grigoryan" w:id="11" w:date="2025-09-25T12:30:32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another article from neuroscience (https://bookcafe.yuntsg.com/ueditor/jsp/upload/file/20240128/1706421390866028335.pdf), but the way they introduce the problem could be useful, similar to the Priya's suggestion: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id w:val="-769753208"/>
          <w:tag w:val="goog_rdk_11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They started with a broader introduction of the problem → concretization of the problem in the field → limitations of how that problem has been studied (and I believe here we have good suggestions) → How they studied the problem → what it could allow that other approaches couldn't. And their "open data possibilities" section also could be helpful. This is from a broader perspective just to give an idea of possible structuring.</w:t>
          </w:r>
        </w:sdtContent>
      </w:sdt>
    </w:p>
  </w:comment>
  <w:comment w:author="Shuxian Jin" w:id="38" w:date="2025-09-19T09:36:1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the results for the self-reported measures of positive and negative reciprocity could also be reported here, especially if the findings converge.</w:t>
      </w:r>
    </w:p>
  </w:comment>
  <w:comment w:author="Priya Silverstein" w:id="1" w:date="2025-09-16T09:36:39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know we have barely any words so it's tricky to ask to add something, but I think we're missing a real "why is this important" here. Like, what are some big picture reasons why it's important to ensure moral conduct and cooperation in societies, even if this seems obvious?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2025-09-17 11:35 AM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Shuxian Jin reacted with 👍 at 2025-09-19 09:00 AM</w:t>
      </w:r>
    </w:p>
  </w:comment>
  <w:comment w:author="Ani Grigoryan" w:id="2" w:date="2025-09-17T13:08:1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also quite unsure about the framing in a way to keep the required word count and presenting style, also because our study is complex and multi-faceted. However, I am thinking that there are a few very strong and unique "selling points" to be highlighted (following up on dear Priya's and dear Ayse's respective comments):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of the problem of moral conduct and cooperation through the lens of DHF (why this framework is particularly useful and could expand our view of this well-established problem).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and expanding conceptualization of DHF which considers different aspects of these values also partially founded in other studies but which were done separately.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-Collaboratively developed methodology: something, I believe, never done before in cross-cultural psychology. Like we are not only offering new/revised conceptualization but we are offering new methodology on how to come up with culturally-sensitive measurement approach for that conceptualization and actually offering quite-well workable measure.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last one has been justified by confirmatory analysis (H2-H5) and exploratory analysis with country-level variables which is also adding a new layer in our understanding of these logics and their cultural manifestations.</w:t>
      </w:r>
    </w:p>
  </w:comment>
  <w:comment w:author="Ani Grigoryan" w:id="3" w:date="2025-09-25T13:05:4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far as I can understand from different articles, we should show that our study has broad implications for understanding human behavior/human nature and/or challenges existing assumptions about universal human behavior. From this perspective, I was thinking that the two problems that the DHF framework attempts to address—human worth and cooperation—could serve as these universal problems. It's not a coincidence that we have "(In)Alienable Worth?" in our preprint title: it could be believed unquestionably that a human being has inalienable worth without any condition, but it turned out that culture matters here, and distal historical/socioeconomic factors matter as well in how that culture is manifested in different societies and how that impacts how people make sense of one's own and others' worth and cooperate.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maybe when introducing the large-scale data we have in our study, we also address some of the strong critiques that these authors mentioned about WEIRD psychology (https://www.ssoar.info/ssoar/bitstream/handle/document/42104/ssoar-2010-henrich_et_al-The_weirdest_people_in_the.pdf).</w:t>
      </w:r>
    </w:p>
  </w:comment>
  <w:comment w:author="Priya Silverstein" w:id="12" w:date="2025-09-16T09:35:1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I think this should be interwoven throughout the introduction and is really missing from the current version -- what is the problem we're solving with our study? why is the way we designed it so impressive/important? what will we be able to know from this HUGE dataset that couldn't possibly be known from a smaller study? of course, we'll also expand on this stuff in the discussion, but I think it needs to be up front as the thing that makes people want to read on and find out what we found with this massive effort</w:t>
      </w:r>
    </w:p>
  </w:comment>
  <w:comment w:author="Priya Silverstein" w:id="13" w:date="2025-09-16T10:11:16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possible "problems":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previous research on dignity, honor, and face, but separate streams/different methodologies even though they're all different cultural logics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previous research on one or few cultures, but cooperation &amp; moral conduct are global/human issues and as such should be studied at a global level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previous scales being designed and validated from one culture's perspective rather than collaboratively / across cultures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absence of a huge dataset on cultural logics that could then be used not only to test intended hypotheses but loads more by future researchers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2025-09-18 16:12 PM</w:t>
      </w:r>
    </w:p>
  </w:comment>
  <w:comment w:author="Priya Silverstein" w:id="17" w:date="2025-09-16T11:35:5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 bit confusing as I'd expect "for parsimony" to mean using the same across both, did the 3-factor perform slightly better for the cultural level, is that why you chose it?</w:t>
      </w:r>
    </w:p>
  </w:comment>
  <w:comment w:author="ayse uskul" w:id="18" w:date="2025-09-16T13:52:5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parsimony argument may not be very convincing for this decision. is there any other reason for why one should go for the three factor model at the cultural level (this might raise questions as you wanted to differentiate between the self and other at both levels as well which is a solution that fits equally well?)?</w:t>
      </w:r>
    </w:p>
  </w:comment>
  <w:comment w:author="ayse uskul" w:id="5" w:date="2025-09-16T14:15:39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summarizing in this piece what others have said (and shown) about these claims. we don't want to appear as if we are the ones that put this forward, maybe better to cite another piece to make this point?</w:t>
      </w:r>
    </w:p>
  </w:comment>
  <w:comment w:author="Priya Silverstein" w:id="7" w:date="2025-09-16T09:43:4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whether in some ways it's strange to just list the hypotheses but have no space to go into why -- I'm trying to read the draft with the assumption that people won't read the supplementary materials (in Science papers, even the methods section feels almost like supplementary materials because it's in smaller text and at the end). With that in mind, maybe we shouldn't list the hypotheses at all, and instead should use this space to more generally introduce various research questions that we will be investigating (with support, and why they're interesting), and then point towards the hypothesis table AND justification in the supplementary materials.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2025-09-17 11:39 AM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Shuxian Jin reacted with 👍 at 2025-09-19 09:14 AM</w:t>
      </w:r>
    </w:p>
  </w:comment>
  <w:comment w:author="Shuxian Jin" w:id="8" w:date="2025-09-19T09:22:5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with Priya’s comments. Given the word limit, perhaps we could provide a table of hypotheses in the SI. To me, H1–H3 are the main ones that should remain in the main text.</w:t>
      </w:r>
    </w:p>
  </w:comment>
  <w:comment w:author="ayse uskul" w:id="42" w:date="2025-09-16T14:16:45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perhaps a word or two about how these findings overlap (or not) with previous comparative research on honor?</w:t>
      </w:r>
    </w:p>
  </w:comment>
  <w:comment w:author="ayse uskul" w:id="30" w:date="2025-09-16T14:02:4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(negatively???)</w:t>
      </w:r>
    </w:p>
  </w:comment>
  <w:comment w:author="ayse uskul" w:id="31" w:date="2025-09-16T14:03:27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did with other constructs it would be helpful to mention if it is associated with higher or lower collectivism. same below.</w:t>
      </w:r>
    </w:p>
  </w:comment>
  <w:comment w:author="ayse uskul" w:id="32" w:date="2025-09-16T14:02:5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(negatively???)</w:t>
      </w:r>
    </w:p>
  </w:comment>
  <w:comment w:author="Priya Silverstein" w:id="16" w:date="2025-09-16T11:34:3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say it was the best fit (compared to others) but maybe highlight how good a fit it was?</w:t>
      </w:r>
    </w:p>
  </w:comment>
  <w:comment w:author="ayse uskul" w:id="37" w:date="2025-09-16T14:12:5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wonder if we could come up with a way of presenting these values in a table so they can be avoided in the text. they can be disruptive in flow and eat up a lot of word count.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Priya Silverstein reacted with 👍 at 2025-09-17 11:41 AM</w:t>
      </w:r>
    </w:p>
  </w:comment>
  <w:comment w:author="Shuxian Jin" w:id="0" w:date="2025-09-19T08:53:27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"everyone cooperates"? I was thinking that the cultural logics also apply to oneself, not only to regulate others.</w:t>
      </w:r>
    </w:p>
  </w:comment>
  <w:comment w:author="Priya Silverstein" w:id="14" w:date="2025-09-16T12:23:3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with Science the format is just "main text" (rather than introduction, results, discussion) I wonder whether we could be flexible and have the justification for research questions interspersed with the results? I've definitely seen Science papers organised like that before</w:t>
      </w:r>
    </w:p>
  </w:comment>
  <w:comment w:author="ayse uskul" w:id="15" w:date="2025-09-16T13:55:1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suggested i am only reading the results section for now, but should this receive a greater focus in the paper which perhaps could be done better in the intro somewhere rather than here?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 Grigoryan reacted with 👍 at 2025-09-17 12:36 PM</w:t>
      </w:r>
    </w:p>
  </w:comment>
  <w:comment w:author="Shuxian Jin" w:id="4" w:date="2025-09-19T09:11:5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absent or not trusted"? I was thinking that in some cases, there might be a lack of external authority, while in other cases the existing authority cannot be trusted.</w:t>
      </w:r>
    </w:p>
  </w:comment>
  <w:comment w:author="Lusine Grigoryan" w:id="20" w:date="2025-09-15T23:09:2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everything I've looked at: distribution of country scores, correlations with other country-level variables, etc., centered endorsement scores are much more meaningful than the norms. I did within-participant centering/ipsatization to account for cross-cultural differences in scale use, which we did not preregister. All the results described in this section are based on these centered endorsement scores. However, we followed the preregistration when testing the hypotheses and used the norms instead for all country-level prediction (and pretty much none of them were confirmed). I'm wondering if we should switch to endorsement for the hypotheses testing as well, and put all the initially planned analyses with norms into the SM.</w:t>
      </w:r>
    </w:p>
  </w:comment>
  <w:comment w:author="Priya Silverstein" w:id="21" w:date="2025-09-16T11:37:06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yep I think it would be fine to do this and maybe just add to the supplementary materials also a section on justifications for deviating from the preregistration</w:t>
      </w:r>
    </w:p>
  </w:comment>
  <w:comment w:author="ayse uskul" w:id="39" w:date="2025-09-16T14:05:26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w:t>
      </w:r>
    </w:p>
  </w:comment>
  <w:comment w:author="Shuxian Jin" w:id="40" w:date="2025-09-19T09:33:57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Indeed. But I would expect honor-other predict more positive reciprocity</w:t>
      </w:r>
    </w:p>
  </w:comment>
  <w:comment w:author="Lusine Grigoryan" w:id="53" w:date="2025-09-29T11:17:44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old link was showing up empty, so I created a new one. But even here, I could only include Materials and Analysis components, but not Ethics and Translation, which we also need to share with reviewers. @Priya, could you please check why these aren't being included in the view-only link?</w:t>
      </w:r>
    </w:p>
  </w:comment>
  <w:comment w:author="Priya Silverstein" w:id="54" w:date="2025-09-29T11:49:2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create a view-only link, you choose which components go in. here's only with all ticked: https://osf.io/ygv2h/?view_only=39d6baf005364e9fa456a763c7756b5f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B" w15:done="0"/>
  <w15:commentEx w15:paraId="0000007C" w15:done="0"/>
  <w15:commentEx w15:paraId="0000007D" w15:done="0"/>
  <w15:commentEx w15:paraId="0000007E" w15:done="0"/>
  <w15:commentEx w15:paraId="0000007F" w15:done="0"/>
  <w15:commentEx w15:paraId="00000083" w15:done="0"/>
  <w15:commentEx w15:paraId="00000084" w15:done="0"/>
  <w15:commentEx w15:paraId="00000085" w15:paraIdParent="00000084" w15:done="0"/>
  <w15:commentEx w15:paraId="00000086" w15:paraIdParent="00000084" w15:done="0"/>
  <w15:commentEx w15:paraId="00000087" w15:done="0"/>
  <w15:commentEx w15:paraId="00000088" w15:paraIdParent="00000087" w15:done="0"/>
  <w15:commentEx w15:paraId="00000089" w15:paraIdParent="00000087" w15:done="0"/>
  <w15:commentEx w15:paraId="0000008A" w15:done="0"/>
  <w15:commentEx w15:paraId="0000008B" w15:done="0"/>
  <w15:commentEx w15:paraId="0000008C" w15:done="0"/>
  <w15:commentEx w15:paraId="0000008D" w15:paraIdParent="0000008C" w15:done="0"/>
  <w15:commentEx w15:paraId="0000008E" w15:paraIdParent="0000008C" w15:done="0"/>
  <w15:commentEx w15:paraId="0000008F" w15:paraIdParent="0000008C" w15:done="0"/>
  <w15:commentEx w15:paraId="00000090" w15:done="0"/>
  <w15:commentEx w15:paraId="00000093" w15:done="0"/>
  <w15:commentEx w15:paraId="00000094" w15:done="0"/>
  <w15:commentEx w15:paraId="00000095" w15:paraIdParent="00000094" w15:done="0"/>
  <w15:commentEx w15:paraId="00000096" w15:paraIdParent="00000094" w15:done="0"/>
  <w15:commentEx w15:paraId="00000097" w15:paraIdParent="00000094" w15:done="0"/>
  <w15:commentEx w15:paraId="00000098" w15:paraIdParent="00000094" w15:done="0"/>
  <w15:commentEx w15:paraId="00000099" w15:done="0"/>
  <w15:commentEx w15:paraId="0000009D" w15:done="0"/>
  <w15:commentEx w15:paraId="0000009F" w15:paraIdParent="0000009D" w15:done="0"/>
  <w15:commentEx w15:paraId="000000A0" w15:done="0"/>
  <w15:commentEx w15:paraId="000000A4" w15:done="0"/>
  <w15:commentEx w15:paraId="000000AD" w15:paraIdParent="000000A4" w15:done="0"/>
  <w15:commentEx w15:paraId="000000B0" w15:paraIdParent="000000A4" w15:done="0"/>
  <w15:commentEx w15:paraId="000000B1" w15:done="0"/>
  <w15:commentEx w15:paraId="000000B8" w15:paraIdParent="000000B1" w15:done="0"/>
  <w15:commentEx w15:paraId="000000B9" w15:done="0"/>
  <w15:commentEx w15:paraId="000000BA" w15:paraIdParent="000000B9" w15:done="0"/>
  <w15:commentEx w15:paraId="000000BB" w15:done="0"/>
  <w15:commentEx w15:paraId="000000BF" w15:done="0"/>
  <w15:commentEx w15:paraId="000000C0" w15:paraIdParent="000000BF" w15:done="0"/>
  <w15:commentEx w15:paraId="000000C1" w15:done="0"/>
  <w15:commentEx w15:paraId="000000C2" w15:done="0"/>
  <w15:commentEx w15:paraId="000000C3" w15:paraIdParent="000000C2" w15:done="0"/>
  <w15:commentEx w15:paraId="000000C4" w15:done="0"/>
  <w15:commentEx w15:paraId="000000C5" w15:done="0"/>
  <w15:commentEx w15:paraId="000000C8" w15:done="0"/>
  <w15:commentEx w15:paraId="000000C9" w15:done="0"/>
  <w15:commentEx w15:paraId="000000CA" w15:done="0"/>
  <w15:commentEx w15:paraId="000000CD" w15:done="0"/>
  <w15:commentEx w15:paraId="000000CE" w15:done="0"/>
  <w15:commentEx w15:paraId="000000CF" w15:done="0"/>
  <w15:commentEx w15:paraId="000000D0" w15:paraIdParent="000000CF" w15:done="0"/>
  <w15:commentEx w15:paraId="000000D1" w15:done="0"/>
  <w15:commentEx w15:paraId="000000D2" w15:paraIdParent="000000D1" w15:done="0"/>
  <w15:commentEx w15:paraId="000000D3" w15:done="0"/>
  <w15:commentEx w15:paraId="000000D4" w15:paraIdParent="000000D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1"/>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1"/>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2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Submitted Manuscript: Confidential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2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Template revised July 2024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Submitted Manuscript: Confidential</w:t>
      <w:tab/>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5288</wp:posOffset>
          </wp:positionV>
          <wp:extent cx="1045029" cy="457200"/>
          <wp:effectExtent b="0" l="0" r="0" t="0"/>
          <wp:wrapSquare wrapText="bothSides" distB="0" distT="0" distL="114300" distR="114300"/>
          <wp:docPr id="122750238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45029" cy="457200"/>
                  </a:xfrm>
                  <a:prstGeom prst="rect"/>
                  <a:ln/>
                </pic:spPr>
              </pic:pic>
            </a:graphicData>
          </a:graphic>
        </wp:anchor>
      </w:draw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seText" w:customStyle="1">
    <w:name w:val="Base_Text"/>
    <w:rsid w:val="009A3899"/>
    <w:pPr>
      <w:spacing w:before="120"/>
    </w:pPr>
    <w:rPr>
      <w:rFonts w:eastAsia="Times New Roman"/>
      <w:sz w:val="24"/>
      <w:szCs w:val="24"/>
    </w:rPr>
  </w:style>
  <w:style w:type="paragraph" w:styleId="1stparatext" w:customStyle="1">
    <w:name w:val="1st para text"/>
    <w:basedOn w:val="BaseText"/>
    <w:rsid w:val="009A3899"/>
  </w:style>
  <w:style w:type="paragraph" w:styleId="BaseHeading" w:customStyle="1">
    <w:name w:val="Base_Heading"/>
    <w:rsid w:val="009A3899"/>
    <w:pPr>
      <w:keepNext w:val="1"/>
      <w:spacing w:before="240"/>
      <w:outlineLvl w:val="0"/>
    </w:pPr>
    <w:rPr>
      <w:rFonts w:eastAsia="Times New Roman"/>
      <w:kern w:val="28"/>
      <w:sz w:val="28"/>
      <w:szCs w:val="28"/>
    </w:rPr>
  </w:style>
  <w:style w:type="paragraph" w:styleId="AbstractHead" w:customStyle="1">
    <w:name w:val="Abstract Head"/>
    <w:basedOn w:val="BaseHeading"/>
    <w:rsid w:val="009A3899"/>
  </w:style>
  <w:style w:type="paragraph" w:styleId="AbstractSummary" w:customStyle="1">
    <w:name w:val="Abstract/Summary"/>
    <w:basedOn w:val="BaseText"/>
    <w:rsid w:val="009A3899"/>
  </w:style>
  <w:style w:type="paragraph" w:styleId="Referencesandnotes" w:customStyle="1">
    <w:name w:val="References and notes"/>
    <w:basedOn w:val="BaseText"/>
    <w:rsid w:val="009A3899"/>
    <w:pPr>
      <w:ind w:left="720" w:hanging="720"/>
    </w:pPr>
  </w:style>
  <w:style w:type="paragraph" w:styleId="Acknowledgement" w:customStyle="1">
    <w:name w:val="Acknowledgement"/>
    <w:basedOn w:val="Referencesandnotes"/>
    <w:rsid w:val="009A3899"/>
  </w:style>
  <w:style w:type="paragraph" w:styleId="Subhead" w:customStyle="1">
    <w:name w:val="Subhead"/>
    <w:basedOn w:val="BaseHeading"/>
    <w:rsid w:val="009A3899"/>
    <w:rPr>
      <w:b w:val="1"/>
      <w:bCs w:val="1"/>
      <w:sz w:val="24"/>
      <w:szCs w:val="24"/>
    </w:rPr>
  </w:style>
  <w:style w:type="paragraph" w:styleId="AppendixHead" w:customStyle="1">
    <w:name w:val="AppendixHead"/>
    <w:basedOn w:val="Subhead"/>
    <w:rsid w:val="009A3899"/>
  </w:style>
  <w:style w:type="paragraph" w:styleId="AppendixSubhead" w:customStyle="1">
    <w:name w:val="AppendixSubhead"/>
    <w:basedOn w:val="Subhead"/>
    <w:rsid w:val="009A3899"/>
  </w:style>
  <w:style w:type="paragraph" w:styleId="Articletype" w:customStyle="1">
    <w:name w:val="Article type"/>
    <w:basedOn w:val="BaseText"/>
    <w:rsid w:val="009A3899"/>
  </w:style>
  <w:style w:type="character" w:styleId="aubase" w:customStyle="1">
    <w:name w:val="au_base"/>
    <w:rsid w:val="009A3899"/>
    <w:rPr>
      <w:sz w:val="24"/>
    </w:rPr>
  </w:style>
  <w:style w:type="character" w:styleId="aucollab" w:customStyle="1">
    <w:name w:val="au_collab"/>
    <w:basedOn w:val="aubase"/>
    <w:rsid w:val="009A3899"/>
    <w:rPr>
      <w:sz w:val="24"/>
      <w:bdr w:color="auto" w:space="0" w:sz="0" w:val="none"/>
      <w:shd w:color="auto" w:fill="c0c0c0" w:val="clear"/>
    </w:rPr>
  </w:style>
  <w:style w:type="character" w:styleId="audeg" w:customStyle="1">
    <w:name w:val="au_deg"/>
    <w:basedOn w:val="DefaultParagraphFont"/>
    <w:rsid w:val="009A3899"/>
    <w:rPr>
      <w:sz w:val="24"/>
      <w:bdr w:color="auto" w:space="0" w:sz="0" w:val="none"/>
      <w:shd w:color="auto" w:fill="ffff00" w:val="clear"/>
    </w:rPr>
  </w:style>
  <w:style w:type="character" w:styleId="aufname" w:customStyle="1">
    <w:name w:val="au_fname"/>
    <w:basedOn w:val="aubase"/>
    <w:rsid w:val="009A3899"/>
    <w:rPr>
      <w:sz w:val="24"/>
      <w:bdr w:color="auto" w:space="0" w:sz="0" w:val="none"/>
      <w:shd w:color="auto" w:fill="00ffff" w:val="clear"/>
    </w:rPr>
  </w:style>
  <w:style w:type="character" w:styleId="aurole" w:customStyle="1">
    <w:name w:val="au_role"/>
    <w:basedOn w:val="aubase"/>
    <w:rsid w:val="009A3899"/>
    <w:rPr>
      <w:sz w:val="24"/>
      <w:bdr w:color="auto" w:space="0" w:sz="0" w:val="none"/>
      <w:shd w:color="auto" w:fill="808000" w:val="clear"/>
    </w:rPr>
  </w:style>
  <w:style w:type="character" w:styleId="ausuffix" w:customStyle="1">
    <w:name w:val="au_suffix"/>
    <w:basedOn w:val="aubase"/>
    <w:rsid w:val="009A3899"/>
    <w:rPr>
      <w:sz w:val="24"/>
      <w:bdr w:color="auto" w:space="0" w:sz="0" w:val="none"/>
      <w:shd w:color="auto" w:fill="ff00ff" w:val="clear"/>
    </w:rPr>
  </w:style>
  <w:style w:type="character" w:styleId="ausurname" w:customStyle="1">
    <w:name w:val="au_surname"/>
    <w:basedOn w:val="aubase"/>
    <w:rsid w:val="009A3899"/>
    <w:rPr>
      <w:sz w:val="24"/>
      <w:bdr w:color="auto" w:space="0" w:sz="0" w:val="none"/>
      <w:shd w:color="auto" w:fill="00ff00" w:val="clear"/>
    </w:rPr>
  </w:style>
  <w:style w:type="paragraph" w:styleId="AuthorAttribute" w:customStyle="1">
    <w:name w:val="Author Attribute"/>
    <w:basedOn w:val="BaseText"/>
    <w:rsid w:val="009A3899"/>
    <w:pPr>
      <w:spacing w:before="480"/>
    </w:pPr>
  </w:style>
  <w:style w:type="paragraph" w:styleId="Footnote" w:customStyle="1">
    <w:name w:val="Footnote"/>
    <w:basedOn w:val="BaseText"/>
    <w:rsid w:val="009A3899"/>
  </w:style>
  <w:style w:type="paragraph" w:styleId="AuthorFootnote" w:customStyle="1">
    <w:name w:val="AuthorFootnote"/>
    <w:basedOn w:val="Footnote"/>
    <w:rsid w:val="009A3899"/>
    <w:pPr>
      <w:autoSpaceDE w:val="0"/>
      <w:autoSpaceDN w:val="0"/>
      <w:adjustRightInd w:val="0"/>
    </w:pPr>
    <w:rPr>
      <w:lang w:bidi="he-IL"/>
    </w:rPr>
  </w:style>
  <w:style w:type="paragraph" w:styleId="Authors" w:customStyle="1">
    <w:name w:val="Authors"/>
    <w:basedOn w:val="BaseText"/>
    <w:rsid w:val="009A3899"/>
    <w:pPr>
      <w:spacing w:after="360"/>
      <w:jc w:val="center"/>
    </w:pPr>
  </w:style>
  <w:style w:type="paragraph" w:styleId="BalloonText">
    <w:name w:val="Balloon Text"/>
    <w:basedOn w:val="Normal"/>
    <w:link w:val="BalloonTextChar"/>
    <w:semiHidden w:val="1"/>
    <w:rsid w:val="009A3899"/>
    <w:rPr>
      <w:rFonts w:ascii="Lucida Grande" w:eastAsia="Times New Roman" w:hAnsi="Lucida Grande"/>
      <w:sz w:val="18"/>
      <w:szCs w:val="18"/>
    </w:rPr>
  </w:style>
  <w:style w:type="character" w:styleId="BalloonTextChar" w:customStyle="1">
    <w:name w:val="Balloon Text Char"/>
    <w:basedOn w:val="DefaultParagraphFont"/>
    <w:link w:val="BalloonText"/>
    <w:semiHidden w:val="1"/>
    <w:rsid w:val="009A3899"/>
    <w:rPr>
      <w:rFonts w:ascii="Lucida Grande" w:eastAsia="Times New Roman" w:hAnsi="Lucida Grande"/>
      <w:sz w:val="18"/>
      <w:szCs w:val="18"/>
    </w:rPr>
  </w:style>
  <w:style w:type="character" w:styleId="bibarticle" w:customStyle="1">
    <w:name w:val="bib_article"/>
    <w:basedOn w:val="DefaultParagraphFont"/>
    <w:rsid w:val="009A3899"/>
    <w:rPr>
      <w:sz w:val="24"/>
      <w:bdr w:color="auto" w:space="0" w:sz="0" w:val="none"/>
      <w:shd w:color="auto" w:fill="00ffff" w:val="clear"/>
    </w:rPr>
  </w:style>
  <w:style w:type="character" w:styleId="bibbase" w:customStyle="1">
    <w:name w:val="bib_base"/>
    <w:rsid w:val="009A3899"/>
    <w:rPr>
      <w:sz w:val="24"/>
    </w:rPr>
  </w:style>
  <w:style w:type="character" w:styleId="bibcomment" w:customStyle="1">
    <w:name w:val="bib_comment"/>
    <w:basedOn w:val="bibbase"/>
    <w:rsid w:val="009A3899"/>
    <w:rPr>
      <w:sz w:val="24"/>
    </w:rPr>
  </w:style>
  <w:style w:type="character" w:styleId="bibdeg" w:customStyle="1">
    <w:name w:val="bib_deg"/>
    <w:basedOn w:val="bibbase"/>
    <w:rsid w:val="009A3899"/>
    <w:rPr>
      <w:sz w:val="24"/>
    </w:rPr>
  </w:style>
  <w:style w:type="character" w:styleId="bibdoi" w:customStyle="1">
    <w:name w:val="bib_doi"/>
    <w:basedOn w:val="bibbase"/>
    <w:rsid w:val="009A3899"/>
    <w:rPr>
      <w:sz w:val="24"/>
      <w:bdr w:color="auto" w:space="0" w:sz="0" w:val="none"/>
      <w:shd w:color="auto" w:fill="00ff00" w:val="clear"/>
    </w:rPr>
  </w:style>
  <w:style w:type="character" w:styleId="bibetal" w:customStyle="1">
    <w:name w:val="bib_etal"/>
    <w:basedOn w:val="bibbase"/>
    <w:rsid w:val="009A3899"/>
    <w:rPr>
      <w:sz w:val="24"/>
      <w:bdr w:color="auto" w:space="0" w:sz="0" w:val="none"/>
      <w:shd w:color="auto" w:fill="008080" w:val="clear"/>
    </w:rPr>
  </w:style>
  <w:style w:type="character" w:styleId="bibfname" w:customStyle="1">
    <w:name w:val="bib_fname"/>
    <w:basedOn w:val="bibbase"/>
    <w:rsid w:val="009A3899"/>
    <w:rPr>
      <w:sz w:val="24"/>
      <w:bdr w:color="auto" w:space="0" w:sz="0" w:val="none"/>
      <w:shd w:color="auto" w:fill="ffff00" w:val="clear"/>
    </w:rPr>
  </w:style>
  <w:style w:type="character" w:styleId="bibfpage" w:customStyle="1">
    <w:name w:val="bib_fpage"/>
    <w:basedOn w:val="bibbase"/>
    <w:rsid w:val="009A3899"/>
    <w:rPr>
      <w:sz w:val="24"/>
      <w:bdr w:color="auto" w:space="0" w:sz="0" w:val="none"/>
      <w:shd w:color="auto" w:fill="808080" w:val="clear"/>
    </w:rPr>
  </w:style>
  <w:style w:type="character" w:styleId="bibissue" w:customStyle="1">
    <w:name w:val="bib_issue"/>
    <w:basedOn w:val="bibbase"/>
    <w:rsid w:val="009A3899"/>
    <w:rPr>
      <w:sz w:val="24"/>
      <w:bdr w:color="auto" w:space="0" w:sz="0" w:val="none"/>
      <w:shd w:color="auto" w:fill="ffff00" w:val="clear"/>
    </w:rPr>
  </w:style>
  <w:style w:type="character" w:styleId="bibjournal" w:customStyle="1">
    <w:name w:val="bib_journal"/>
    <w:basedOn w:val="bibbase"/>
    <w:rsid w:val="009A3899"/>
    <w:rPr>
      <w:sz w:val="24"/>
      <w:bdr w:color="auto" w:space="0" w:sz="0" w:val="none"/>
      <w:shd w:color="auto" w:fill="808000" w:val="clear"/>
    </w:rPr>
  </w:style>
  <w:style w:type="character" w:styleId="biblpage" w:customStyle="1">
    <w:name w:val="bib_lpage"/>
    <w:basedOn w:val="bibbase"/>
    <w:rsid w:val="009A3899"/>
    <w:rPr>
      <w:sz w:val="24"/>
      <w:bdr w:color="auto" w:space="0" w:sz="0" w:val="none"/>
      <w:shd w:color="auto" w:fill="808080" w:val="clear"/>
    </w:rPr>
  </w:style>
  <w:style w:type="character" w:styleId="bibmedline" w:customStyle="1">
    <w:name w:val="bib_medline"/>
    <w:basedOn w:val="bibbase"/>
    <w:rsid w:val="009A3899"/>
    <w:rPr>
      <w:sz w:val="24"/>
    </w:rPr>
  </w:style>
  <w:style w:type="character" w:styleId="bibnumber" w:customStyle="1">
    <w:name w:val="bib_number"/>
    <w:basedOn w:val="bibbase"/>
    <w:rsid w:val="009A3899"/>
    <w:rPr>
      <w:sz w:val="24"/>
    </w:rPr>
  </w:style>
  <w:style w:type="character" w:styleId="biborganization" w:customStyle="1">
    <w:name w:val="bib_organization"/>
    <w:basedOn w:val="bibbase"/>
    <w:rsid w:val="009A3899"/>
    <w:rPr>
      <w:sz w:val="24"/>
      <w:bdr w:color="auto" w:space="0" w:sz="0" w:val="none"/>
      <w:shd w:color="auto" w:fill="808000" w:val="clear"/>
    </w:rPr>
  </w:style>
  <w:style w:type="character" w:styleId="bibsuffix" w:customStyle="1">
    <w:name w:val="bib_suffix"/>
    <w:basedOn w:val="bibbase"/>
    <w:rsid w:val="009A3899"/>
    <w:rPr>
      <w:sz w:val="24"/>
    </w:rPr>
  </w:style>
  <w:style w:type="character" w:styleId="bibsuppl" w:customStyle="1">
    <w:name w:val="bib_suppl"/>
    <w:basedOn w:val="bibbase"/>
    <w:rsid w:val="009A3899"/>
    <w:rPr>
      <w:sz w:val="24"/>
      <w:bdr w:color="auto" w:space="0" w:sz="0" w:val="none"/>
      <w:shd w:color="auto" w:fill="ffff00" w:val="clear"/>
    </w:rPr>
  </w:style>
  <w:style w:type="character" w:styleId="bibsurname" w:customStyle="1">
    <w:name w:val="bib_surname"/>
    <w:basedOn w:val="bibbase"/>
    <w:rsid w:val="009A3899"/>
    <w:rPr>
      <w:sz w:val="24"/>
      <w:bdr w:color="auto" w:space="0" w:sz="0" w:val="none"/>
      <w:shd w:color="auto" w:fill="ffff00" w:val="clear"/>
    </w:rPr>
  </w:style>
  <w:style w:type="character" w:styleId="bibunpubl" w:customStyle="1">
    <w:name w:val="bib_unpubl"/>
    <w:basedOn w:val="bibbase"/>
    <w:rsid w:val="009A3899"/>
    <w:rPr>
      <w:sz w:val="24"/>
    </w:rPr>
  </w:style>
  <w:style w:type="character" w:styleId="biburl" w:customStyle="1">
    <w:name w:val="bib_url"/>
    <w:basedOn w:val="bibbase"/>
    <w:rsid w:val="009A3899"/>
    <w:rPr>
      <w:sz w:val="24"/>
      <w:bdr w:color="auto" w:space="0" w:sz="0" w:val="none"/>
      <w:shd w:color="auto" w:fill="00ff00" w:val="clear"/>
    </w:rPr>
  </w:style>
  <w:style w:type="character" w:styleId="bibvolume" w:customStyle="1">
    <w:name w:val="bib_volume"/>
    <w:basedOn w:val="bibbase"/>
    <w:rsid w:val="009A3899"/>
    <w:rPr>
      <w:sz w:val="24"/>
      <w:bdr w:color="auto" w:space="0" w:sz="0" w:val="none"/>
      <w:shd w:color="auto" w:fill="00ff00" w:val="clear"/>
    </w:rPr>
  </w:style>
  <w:style w:type="character" w:styleId="bibyear" w:customStyle="1">
    <w:name w:val="bib_year"/>
    <w:basedOn w:val="bibbase"/>
    <w:rsid w:val="009A3899"/>
    <w:rPr>
      <w:sz w:val="24"/>
      <w:bdr w:color="auto" w:space="0" w:sz="0" w:val="none"/>
      <w:shd w:color="auto" w:fill="ff00ff" w:val="clear"/>
    </w:rPr>
  </w:style>
  <w:style w:type="paragraph" w:styleId="BookorMeetingInformation" w:customStyle="1">
    <w:name w:val="Book or Meeting Information"/>
    <w:basedOn w:val="BaseText"/>
    <w:rsid w:val="009A3899"/>
  </w:style>
  <w:style w:type="paragraph" w:styleId="BookInformation" w:customStyle="1">
    <w:name w:val="BookInformation"/>
    <w:basedOn w:val="BaseText"/>
    <w:rsid w:val="009A3899"/>
  </w:style>
  <w:style w:type="paragraph" w:styleId="Level2Head" w:customStyle="1">
    <w:name w:val="Level 2 Head"/>
    <w:basedOn w:val="BaseHeading"/>
    <w:rsid w:val="009A3899"/>
    <w:pPr>
      <w:outlineLvl w:val="1"/>
    </w:pPr>
    <w:rPr>
      <w:i w:val="1"/>
      <w:iCs w:val="1"/>
      <w:sz w:val="24"/>
      <w:szCs w:val="24"/>
    </w:rPr>
  </w:style>
  <w:style w:type="paragraph" w:styleId="BoxLevel2Head" w:customStyle="1">
    <w:name w:val="BoxLevel 2 Head"/>
    <w:basedOn w:val="Level2Head"/>
    <w:rsid w:val="009A3899"/>
    <w:pPr>
      <w:shd w:color="auto" w:fill="e6e6e6" w:val="clear"/>
    </w:pPr>
  </w:style>
  <w:style w:type="paragraph" w:styleId="BoxListUnnumbered" w:customStyle="1">
    <w:name w:val="BoxListUnnumbered"/>
    <w:basedOn w:val="BaseText"/>
    <w:rsid w:val="009A3899"/>
    <w:pPr>
      <w:shd w:color="auto" w:fill="e6e6e6" w:val="clear"/>
      <w:ind w:left="1080" w:hanging="360"/>
    </w:pPr>
  </w:style>
  <w:style w:type="paragraph" w:styleId="BoxList" w:customStyle="1">
    <w:name w:val="BoxList"/>
    <w:basedOn w:val="BoxListUnnumbered"/>
    <w:rsid w:val="009A3899"/>
  </w:style>
  <w:style w:type="paragraph" w:styleId="BoxSubhead" w:customStyle="1">
    <w:name w:val="BoxSubhead"/>
    <w:basedOn w:val="Subhead"/>
    <w:rsid w:val="009A3899"/>
    <w:pPr>
      <w:shd w:color="auto" w:fill="e6e6e6" w:val="clear"/>
    </w:pPr>
  </w:style>
  <w:style w:type="paragraph" w:styleId="Paragraph" w:customStyle="1">
    <w:name w:val="Paragraph"/>
    <w:basedOn w:val="BaseText"/>
    <w:rsid w:val="009A3899"/>
    <w:pPr>
      <w:ind w:firstLine="720"/>
    </w:pPr>
  </w:style>
  <w:style w:type="paragraph" w:styleId="BoxText" w:customStyle="1">
    <w:name w:val="BoxText"/>
    <w:basedOn w:val="Paragraph"/>
    <w:rsid w:val="009A3899"/>
    <w:pPr>
      <w:shd w:color="auto" w:fill="e6e6e6" w:val="clear"/>
    </w:pPr>
  </w:style>
  <w:style w:type="paragraph" w:styleId="BoxTitle" w:customStyle="1">
    <w:name w:val="BoxTitle"/>
    <w:basedOn w:val="BaseHeading"/>
    <w:rsid w:val="009A3899"/>
    <w:pPr>
      <w:shd w:color="auto" w:fill="e6e6e6" w:val="clear"/>
    </w:pPr>
    <w:rPr>
      <w:b w:val="1"/>
      <w:sz w:val="24"/>
      <w:szCs w:val="24"/>
    </w:rPr>
  </w:style>
  <w:style w:type="paragraph" w:styleId="BulletedText" w:customStyle="1">
    <w:name w:val="Bulleted Text"/>
    <w:basedOn w:val="BaseText"/>
    <w:rsid w:val="009A3899"/>
    <w:pPr>
      <w:ind w:left="720" w:hanging="720"/>
    </w:pPr>
  </w:style>
  <w:style w:type="paragraph" w:styleId="career-magazine" w:customStyle="1">
    <w:name w:val="career-magazine"/>
    <w:basedOn w:val="BaseText"/>
    <w:rsid w:val="009A3899"/>
    <w:pPr>
      <w:jc w:val="right"/>
    </w:pPr>
    <w:rPr>
      <w:color w:val="ff0000"/>
    </w:rPr>
  </w:style>
  <w:style w:type="paragraph" w:styleId="career-stage" w:customStyle="1">
    <w:name w:val="career-stage"/>
    <w:basedOn w:val="BaseText"/>
    <w:rsid w:val="009A3899"/>
    <w:pPr>
      <w:jc w:val="right"/>
    </w:pPr>
    <w:rPr>
      <w:color w:val="339966"/>
    </w:rPr>
  </w:style>
  <w:style w:type="character" w:styleId="citebase" w:customStyle="1">
    <w:name w:val="cite_base"/>
    <w:rsid w:val="009A3899"/>
    <w:rPr>
      <w:sz w:val="24"/>
    </w:rPr>
  </w:style>
  <w:style w:type="character" w:styleId="citebib" w:customStyle="1">
    <w:name w:val="cite_bib"/>
    <w:basedOn w:val="DefaultParagraphFont"/>
    <w:rsid w:val="009A3899"/>
    <w:rPr>
      <w:sz w:val="24"/>
      <w:bdr w:color="auto" w:space="0" w:sz="0" w:val="none"/>
      <w:shd w:color="auto" w:fill="00ffff" w:val="clear"/>
    </w:rPr>
  </w:style>
  <w:style w:type="character" w:styleId="citebox" w:customStyle="1">
    <w:name w:val="cite_box"/>
    <w:basedOn w:val="citebase"/>
    <w:rsid w:val="009A3899"/>
    <w:rPr>
      <w:sz w:val="24"/>
    </w:rPr>
  </w:style>
  <w:style w:type="character" w:styleId="citeen" w:customStyle="1">
    <w:name w:val="cite_en"/>
    <w:basedOn w:val="citebase"/>
    <w:rsid w:val="009A3899"/>
    <w:rPr>
      <w:sz w:val="24"/>
      <w:shd w:color="auto" w:fill="ffff00" w:val="clear"/>
      <w:vertAlign w:val="superscript"/>
    </w:rPr>
  </w:style>
  <w:style w:type="character" w:styleId="citeeq" w:customStyle="1">
    <w:name w:val="cite_eq"/>
    <w:basedOn w:val="citebase"/>
    <w:rsid w:val="009A3899"/>
    <w:rPr>
      <w:sz w:val="24"/>
      <w:bdr w:color="auto" w:space="0" w:sz="0" w:val="none"/>
      <w:shd w:color="auto" w:fill="ff99cc" w:val="clear"/>
    </w:rPr>
  </w:style>
  <w:style w:type="character" w:styleId="citefig" w:customStyle="1">
    <w:name w:val="cite_fig"/>
    <w:basedOn w:val="citebase"/>
    <w:rsid w:val="009A3899"/>
    <w:rPr>
      <w:color w:val="000000"/>
      <w:sz w:val="24"/>
      <w:bdr w:color="auto" w:space="0" w:sz="0" w:val="none"/>
      <w:shd w:color="auto" w:fill="00ff00" w:val="clear"/>
    </w:rPr>
  </w:style>
  <w:style w:type="character" w:styleId="citefn" w:customStyle="1">
    <w:name w:val="cite_fn"/>
    <w:basedOn w:val="citebase"/>
    <w:rsid w:val="009A3899"/>
    <w:rPr>
      <w:sz w:val="24"/>
      <w:bdr w:color="auto" w:space="0" w:sz="0" w:val="none"/>
      <w:shd w:color="auto" w:fill="ff0000" w:val="clear"/>
    </w:rPr>
  </w:style>
  <w:style w:type="character" w:styleId="citetbl" w:customStyle="1">
    <w:name w:val="cite_tbl"/>
    <w:basedOn w:val="citebase"/>
    <w:rsid w:val="009A3899"/>
    <w:rPr>
      <w:color w:val="000000"/>
      <w:sz w:val="24"/>
      <w:bdr w:color="auto" w:space="0" w:sz="0" w:val="none"/>
      <w:shd w:color="auto" w:fill="ff00ff" w:val="clear"/>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styleId="CommentTextChar" w:customStyle="1">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A3899"/>
    <w:rPr>
      <w:b w:val="1"/>
      <w:bCs w:val="1"/>
    </w:rPr>
  </w:style>
  <w:style w:type="character" w:styleId="CommentSubjectChar" w:customStyle="1">
    <w:name w:val="Comment Subject Char"/>
    <w:basedOn w:val="CommentTextChar"/>
    <w:link w:val="CommentSubject"/>
    <w:uiPriority w:val="99"/>
    <w:semiHidden w:val="1"/>
    <w:rsid w:val="009A3899"/>
    <w:rPr>
      <w:rFonts w:ascii="Times New Roman" w:eastAsia="Times New Roman" w:hAnsi="Times New Roman"/>
      <w:b w:val="1"/>
      <w:bCs w:val="1"/>
      <w:sz w:val="20"/>
      <w:szCs w:val="20"/>
    </w:rPr>
  </w:style>
  <w:style w:type="paragraph" w:styleId="ContinuedParagraph" w:customStyle="1">
    <w:name w:val="ContinuedParagraph"/>
    <w:basedOn w:val="Paragraph"/>
    <w:rsid w:val="009A3899"/>
    <w:pPr>
      <w:ind w:firstLine="0"/>
    </w:pPr>
  </w:style>
  <w:style w:type="character" w:styleId="ContractNumber" w:customStyle="1">
    <w:name w:val="Contract Number"/>
    <w:basedOn w:val="DefaultParagraphFont"/>
    <w:rsid w:val="009A3899"/>
    <w:rPr>
      <w:sz w:val="24"/>
      <w:szCs w:val="24"/>
      <w:bdr w:color="auto" w:space="0" w:sz="0" w:val="none"/>
      <w:shd w:color="auto" w:fill="ccffcc" w:val="clear"/>
    </w:rPr>
  </w:style>
  <w:style w:type="character" w:styleId="ContractSponsor" w:customStyle="1">
    <w:name w:val="Contract Sponsor"/>
    <w:basedOn w:val="DefaultParagraphFont"/>
    <w:rsid w:val="009A3899"/>
    <w:rPr>
      <w:sz w:val="24"/>
      <w:szCs w:val="24"/>
      <w:bdr w:color="auto" w:space="0" w:sz="0" w:val="none"/>
      <w:shd w:color="auto" w:fill="ffcc99" w:val="clear"/>
    </w:rPr>
  </w:style>
  <w:style w:type="paragraph" w:styleId="Correspondence" w:customStyle="1">
    <w:name w:val="Correspondence"/>
    <w:basedOn w:val="BaseText"/>
    <w:rsid w:val="009A3899"/>
    <w:pPr>
      <w:spacing w:after="240" w:before="0"/>
    </w:pPr>
  </w:style>
  <w:style w:type="paragraph" w:styleId="DateAccepted" w:customStyle="1">
    <w:name w:val="Date Accepted"/>
    <w:basedOn w:val="BaseText"/>
    <w:rsid w:val="009A3899"/>
    <w:pPr>
      <w:spacing w:before="360"/>
    </w:pPr>
  </w:style>
  <w:style w:type="paragraph" w:styleId="Deck" w:customStyle="1">
    <w:name w:val="Deck"/>
    <w:basedOn w:val="BaseHeading"/>
    <w:rsid w:val="009A3899"/>
    <w:pPr>
      <w:outlineLvl w:val="1"/>
    </w:pPr>
  </w:style>
  <w:style w:type="paragraph" w:styleId="DefTerm" w:customStyle="1">
    <w:name w:val="DefTerm"/>
    <w:basedOn w:val="BaseText"/>
    <w:rsid w:val="009A3899"/>
    <w:pPr>
      <w:ind w:left="720"/>
    </w:pPr>
  </w:style>
  <w:style w:type="paragraph" w:styleId="Definition" w:customStyle="1">
    <w:name w:val="Definition"/>
    <w:basedOn w:val="DefTerm"/>
    <w:rsid w:val="009A3899"/>
    <w:pPr>
      <w:ind w:left="1080" w:hanging="360"/>
    </w:pPr>
  </w:style>
  <w:style w:type="paragraph" w:styleId="DefListTitle" w:customStyle="1">
    <w:name w:val="DefListTitle"/>
    <w:basedOn w:val="BaseHeading"/>
    <w:rsid w:val="009A3899"/>
  </w:style>
  <w:style w:type="paragraph" w:styleId="discipline" w:customStyle="1">
    <w:name w:val="discipline"/>
    <w:basedOn w:val="BaseText"/>
    <w:rsid w:val="009A3899"/>
    <w:pPr>
      <w:jc w:val="right"/>
    </w:pPr>
    <w:rPr>
      <w:color w:val="993366"/>
    </w:rPr>
  </w:style>
  <w:style w:type="paragraph" w:styleId="Editors" w:customStyle="1">
    <w:name w:val="Editors"/>
    <w:basedOn w:val="Authors"/>
    <w:rsid w:val="009A3899"/>
  </w:style>
  <w:style w:type="character" w:styleId="Emphasis">
    <w:name w:val="Emphasis"/>
    <w:basedOn w:val="DefaultParagraphFont"/>
    <w:uiPriority w:val="20"/>
    <w:qFormat w:val="1"/>
    <w:rsid w:val="009A3899"/>
    <w:rPr>
      <w:i w:val="1"/>
      <w:iCs w:val="1"/>
    </w:rPr>
  </w:style>
  <w:style w:type="character" w:styleId="EndnoteReference">
    <w:name w:val="endnote reference"/>
    <w:basedOn w:val="DefaultParagraphFont"/>
    <w:semiHidden w:val="1"/>
    <w:rsid w:val="009A3899"/>
    <w:rPr>
      <w:vertAlign w:val="superscript"/>
    </w:rPr>
  </w:style>
  <w:style w:type="paragraph" w:styleId="EndnoteText">
    <w:name w:val="endnote text"/>
    <w:basedOn w:val="Normal"/>
    <w:link w:val="EndnoteTextChar"/>
    <w:semiHidden w:val="1"/>
    <w:rsid w:val="009A3899"/>
    <w:rPr>
      <w:rFonts w:ascii="Cambria" w:eastAsia="Cambria" w:hAnsi="Cambria"/>
    </w:rPr>
  </w:style>
  <w:style w:type="character" w:styleId="EndnoteTextChar" w:customStyle="1">
    <w:name w:val="Endnote Text Char"/>
    <w:basedOn w:val="DefaultParagraphFont"/>
    <w:link w:val="EndnoteText"/>
    <w:semiHidden w:val="1"/>
    <w:rsid w:val="009A3899"/>
    <w:rPr>
      <w:rFonts w:ascii="Cambria" w:eastAsia="Cambria" w:hAnsi="Cambria"/>
      <w:sz w:val="20"/>
      <w:szCs w:val="20"/>
    </w:rPr>
  </w:style>
  <w:style w:type="character" w:styleId="eqno" w:customStyle="1">
    <w:name w:val="eq_no"/>
    <w:basedOn w:val="citebase"/>
    <w:rsid w:val="009A3899"/>
    <w:rPr>
      <w:sz w:val="24"/>
    </w:rPr>
  </w:style>
  <w:style w:type="paragraph" w:styleId="Equation" w:customStyle="1">
    <w:name w:val="Equation"/>
    <w:basedOn w:val="BaseText"/>
    <w:rsid w:val="009A3899"/>
    <w:pPr>
      <w:jc w:val="center"/>
    </w:pPr>
  </w:style>
  <w:style w:type="paragraph" w:styleId="FieldCodes" w:customStyle="1">
    <w:name w:val="FieldCodes"/>
    <w:basedOn w:val="BaseText"/>
    <w:rsid w:val="009A3899"/>
  </w:style>
  <w:style w:type="paragraph" w:styleId="Legend" w:customStyle="1">
    <w:name w:val="Legend"/>
    <w:basedOn w:val="BaseHeading"/>
    <w:rsid w:val="009A3899"/>
    <w:rPr>
      <w:sz w:val="24"/>
      <w:szCs w:val="24"/>
    </w:rPr>
  </w:style>
  <w:style w:type="paragraph" w:styleId="FigureCopyright" w:customStyle="1">
    <w:name w:val="FigureCopyright"/>
    <w:basedOn w:val="Legend"/>
    <w:rsid w:val="009A3899"/>
    <w:pPr>
      <w:autoSpaceDE w:val="0"/>
      <w:autoSpaceDN w:val="0"/>
      <w:adjustRightInd w:val="0"/>
      <w:spacing w:before="80"/>
    </w:pPr>
    <w:rPr>
      <w:lang w:bidi="he-IL"/>
    </w:rPr>
  </w:style>
  <w:style w:type="paragraph" w:styleId="FigureCredit" w:customStyle="1">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styleId="FooterChar" w:customStyle="1">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val="1"/>
    <w:rsid w:val="009A3899"/>
    <w:rPr>
      <w:vertAlign w:val="superscript"/>
    </w:rPr>
  </w:style>
  <w:style w:type="paragraph" w:styleId="Gloss" w:customStyle="1">
    <w:name w:val="Gloss"/>
    <w:basedOn w:val="AbstractSummary"/>
    <w:rsid w:val="009A3899"/>
  </w:style>
  <w:style w:type="paragraph" w:styleId="Glossary" w:customStyle="1">
    <w:name w:val="Glossary"/>
    <w:basedOn w:val="BaseText"/>
    <w:rsid w:val="009A3899"/>
  </w:style>
  <w:style w:type="paragraph" w:styleId="GlossHead" w:customStyle="1">
    <w:name w:val="GlossHead"/>
    <w:basedOn w:val="AbstractHead"/>
    <w:rsid w:val="009A3899"/>
  </w:style>
  <w:style w:type="paragraph" w:styleId="GraphicAltText" w:customStyle="1">
    <w:name w:val="GraphicAltText"/>
    <w:basedOn w:val="Legend"/>
    <w:rsid w:val="009A3899"/>
    <w:pPr>
      <w:autoSpaceDE w:val="0"/>
      <w:autoSpaceDN w:val="0"/>
      <w:adjustRightInd w:val="0"/>
    </w:pPr>
  </w:style>
  <w:style w:type="paragraph" w:styleId="GraphicCredit" w:customStyle="1">
    <w:name w:val="GraphicCredit"/>
    <w:basedOn w:val="FigureCredit"/>
    <w:rsid w:val="009A3899"/>
  </w:style>
  <w:style w:type="paragraph" w:styleId="Head" w:customStyle="1">
    <w:name w:val="Head"/>
    <w:basedOn w:val="BaseHeading"/>
    <w:rsid w:val="009A3899"/>
    <w:pPr>
      <w:spacing w:after="120" w:before="120"/>
      <w:jc w:val="center"/>
    </w:pPr>
    <w:rPr>
      <w:b w:val="1"/>
      <w:bCs w:val="1"/>
    </w:rPr>
  </w:style>
  <w:style w:type="paragraph" w:styleId="Header">
    <w:name w:val="header"/>
    <w:basedOn w:val="Normal"/>
    <w:link w:val="HeaderChar"/>
    <w:rsid w:val="009A3899"/>
    <w:pPr>
      <w:tabs>
        <w:tab w:val="center" w:pos="4320"/>
        <w:tab w:val="right" w:pos="8640"/>
      </w:tabs>
    </w:pPr>
    <w:rPr>
      <w:rFonts w:eastAsia="Times New Roman"/>
    </w:rPr>
  </w:style>
  <w:style w:type="character" w:styleId="HeaderChar" w:customStyle="1">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val="1"/>
      <w:iCs w:val="1"/>
    </w:rPr>
  </w:style>
  <w:style w:type="character" w:styleId="HTMLCode">
    <w:name w:val="HTML Code"/>
    <w:basedOn w:val="DefaultParagraphFont"/>
    <w:rsid w:val="009A3899"/>
    <w:rPr>
      <w:rFonts w:ascii="Courier New" w:cs="Courier New" w:hAnsi="Courier New"/>
      <w:sz w:val="20"/>
      <w:szCs w:val="20"/>
    </w:rPr>
  </w:style>
  <w:style w:type="character" w:styleId="HTMLDefinition">
    <w:name w:val="HTML Definition"/>
    <w:basedOn w:val="DefaultParagraphFont"/>
    <w:rsid w:val="009A3899"/>
    <w:rPr>
      <w:i w:val="1"/>
      <w:iCs w:val="1"/>
    </w:rPr>
  </w:style>
  <w:style w:type="character" w:styleId="HTMLKeyboard">
    <w:name w:val="HTML Keyboard"/>
    <w:basedOn w:val="DefaultParagraphFont"/>
    <w:rsid w:val="009A3899"/>
    <w:rPr>
      <w:rFonts w:ascii="Courier New" w:cs="Courier New" w:hAnsi="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styleId="HTMLPreformattedChar" w:customStyle="1">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cs="Courier New" w:hAnsi="Courier New"/>
    </w:rPr>
  </w:style>
  <w:style w:type="character" w:styleId="HTMLTypewriter">
    <w:name w:val="HTML Typewriter"/>
    <w:basedOn w:val="DefaultParagraphFont"/>
    <w:rsid w:val="009A3899"/>
    <w:rPr>
      <w:rFonts w:ascii="Courier New" w:cs="Courier New" w:hAnsi="Courier New"/>
      <w:sz w:val="20"/>
      <w:szCs w:val="20"/>
    </w:rPr>
  </w:style>
  <w:style w:type="character" w:styleId="HTMLVariable">
    <w:name w:val="HTML Variable"/>
    <w:basedOn w:val="DefaultParagraphFont"/>
    <w:rsid w:val="009A3899"/>
    <w:rPr>
      <w:i w:val="1"/>
      <w:iCs w:val="1"/>
    </w:rPr>
  </w:style>
  <w:style w:type="character" w:styleId="Hyperlink">
    <w:name w:val="Hyperlink"/>
    <w:basedOn w:val="DefaultParagraphFont"/>
    <w:uiPriority w:val="99"/>
    <w:rsid w:val="009A3899"/>
    <w:rPr>
      <w:color w:val="0000ff"/>
      <w:u w:val="single"/>
    </w:rPr>
  </w:style>
  <w:style w:type="paragraph" w:styleId="InstructionsText" w:customStyle="1">
    <w:name w:val="Instructions Text"/>
    <w:basedOn w:val="BaseText"/>
    <w:rsid w:val="009A3899"/>
  </w:style>
  <w:style w:type="paragraph" w:styleId="Overline" w:customStyle="1">
    <w:name w:val="Overline"/>
    <w:basedOn w:val="BaseText"/>
    <w:rsid w:val="009A3899"/>
  </w:style>
  <w:style w:type="paragraph" w:styleId="IssueName" w:customStyle="1">
    <w:name w:val="IssueName"/>
    <w:basedOn w:val="Overline"/>
    <w:rsid w:val="009A3899"/>
  </w:style>
  <w:style w:type="paragraph" w:styleId="Keywords" w:customStyle="1">
    <w:name w:val="Keywords"/>
    <w:basedOn w:val="BaseText"/>
    <w:rsid w:val="009A3899"/>
  </w:style>
  <w:style w:type="paragraph" w:styleId="Level3Head" w:customStyle="1">
    <w:name w:val="Level 3 Head"/>
    <w:basedOn w:val="BaseHeading"/>
    <w:rsid w:val="009A3899"/>
    <w:pPr>
      <w:outlineLvl w:val="2"/>
    </w:pPr>
    <w:rPr>
      <w:sz w:val="24"/>
      <w:szCs w:val="24"/>
      <w:u w:val="single"/>
    </w:rPr>
  </w:style>
  <w:style w:type="paragraph" w:styleId="Level4Head" w:customStyle="1">
    <w:name w:val="Level 4 Head"/>
    <w:basedOn w:val="BaseHeading"/>
    <w:rsid w:val="009A3899"/>
    <w:pPr>
      <w:ind w:left="346"/>
    </w:pPr>
    <w:rPr>
      <w:sz w:val="24"/>
      <w:szCs w:val="24"/>
    </w:rPr>
  </w:style>
  <w:style w:type="character" w:styleId="LineNumber">
    <w:name w:val="line number"/>
    <w:basedOn w:val="DefaultParagraphFont"/>
    <w:rsid w:val="009A3899"/>
  </w:style>
  <w:style w:type="paragraph" w:styleId="Literaryquote" w:customStyle="1">
    <w:name w:val="Literary quote"/>
    <w:basedOn w:val="BaseText"/>
    <w:rsid w:val="009A3899"/>
    <w:pPr>
      <w:ind w:left="1440" w:right="1440"/>
    </w:pPr>
  </w:style>
  <w:style w:type="paragraph" w:styleId="MaterialsText" w:customStyle="1">
    <w:name w:val="Materials Text"/>
    <w:basedOn w:val="BaseText"/>
    <w:rsid w:val="009A3899"/>
  </w:style>
  <w:style w:type="paragraph" w:styleId="NoteInProof" w:customStyle="1">
    <w:name w:val="NoteInProof"/>
    <w:basedOn w:val="BaseText"/>
    <w:rsid w:val="009A3899"/>
  </w:style>
  <w:style w:type="paragraph" w:styleId="Notes" w:customStyle="1">
    <w:name w:val="Notes"/>
    <w:basedOn w:val="BaseText"/>
    <w:rsid w:val="009A3899"/>
    <w:rPr>
      <w:i w:val="1"/>
    </w:rPr>
  </w:style>
  <w:style w:type="paragraph" w:styleId="Notes-Helvetica" w:customStyle="1">
    <w:name w:val="Notes-Helvetica"/>
    <w:basedOn w:val="BaseText"/>
    <w:rsid w:val="009A3899"/>
    <w:rPr>
      <w:i w:val="1"/>
    </w:rPr>
  </w:style>
  <w:style w:type="paragraph" w:styleId="NumberedInstructions" w:customStyle="1">
    <w:name w:val="Numbered Instructions"/>
    <w:basedOn w:val="BaseText"/>
    <w:rsid w:val="009A3899"/>
  </w:style>
  <w:style w:type="paragraph" w:styleId="OutlineLevel1" w:customStyle="1">
    <w:name w:val="OutlineLevel1"/>
    <w:basedOn w:val="BaseHeading"/>
    <w:rsid w:val="009A3899"/>
    <w:rPr>
      <w:b w:val="1"/>
      <w:bCs w:val="1"/>
    </w:rPr>
  </w:style>
  <w:style w:type="paragraph" w:styleId="OutlineLevel2" w:customStyle="1">
    <w:name w:val="OutlineLevel2"/>
    <w:basedOn w:val="BaseHeading"/>
    <w:rsid w:val="009A3899"/>
    <w:pPr>
      <w:ind w:left="360"/>
      <w:outlineLvl w:val="1"/>
    </w:pPr>
    <w:rPr>
      <w:b w:val="1"/>
      <w:bCs w:val="1"/>
      <w:sz w:val="24"/>
      <w:szCs w:val="24"/>
    </w:rPr>
  </w:style>
  <w:style w:type="paragraph" w:styleId="OutlineLevel3" w:customStyle="1">
    <w:name w:val="OutlineLevel3"/>
    <w:basedOn w:val="BaseHeading"/>
    <w:rsid w:val="009A3899"/>
    <w:pPr>
      <w:ind w:left="720"/>
      <w:outlineLvl w:val="2"/>
    </w:pPr>
    <w:rPr>
      <w:b w:val="1"/>
      <w:bCs w:val="1"/>
      <w:sz w:val="24"/>
      <w:szCs w:val="24"/>
    </w:rPr>
  </w:style>
  <w:style w:type="character" w:styleId="PageNumber">
    <w:name w:val="page number"/>
    <w:basedOn w:val="DefaultParagraphFont"/>
    <w:rsid w:val="009A3899"/>
  </w:style>
  <w:style w:type="paragraph" w:styleId="Preformat" w:customStyle="1">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cs="Courier New" w:hAnsi="Courier New"/>
    </w:rPr>
  </w:style>
  <w:style w:type="paragraph" w:styleId="ProductAuthors" w:customStyle="1">
    <w:name w:val="ProductAuthors"/>
    <w:basedOn w:val="BaseText"/>
    <w:rsid w:val="009A3899"/>
  </w:style>
  <w:style w:type="paragraph" w:styleId="ProductInformation" w:customStyle="1">
    <w:name w:val="ProductInformation"/>
    <w:basedOn w:val="BaseText"/>
    <w:rsid w:val="009A3899"/>
  </w:style>
  <w:style w:type="paragraph" w:styleId="ProductTitle" w:customStyle="1">
    <w:name w:val="ProductTitle"/>
    <w:basedOn w:val="BaseText"/>
    <w:rsid w:val="009A3899"/>
    <w:rPr>
      <w:b w:val="1"/>
      <w:bCs w:val="1"/>
    </w:rPr>
  </w:style>
  <w:style w:type="paragraph" w:styleId="PublishedOnline" w:customStyle="1">
    <w:name w:val="Published Online"/>
    <w:basedOn w:val="DateAccepted"/>
    <w:rsid w:val="009A3899"/>
  </w:style>
  <w:style w:type="paragraph" w:styleId="RecipeMaterials" w:customStyle="1">
    <w:name w:val="Recipe Materials"/>
    <w:basedOn w:val="BaseText"/>
    <w:rsid w:val="009A3899"/>
  </w:style>
  <w:style w:type="paragraph" w:styleId="Refhead" w:customStyle="1">
    <w:name w:val="Ref head"/>
    <w:basedOn w:val="BaseHeading"/>
    <w:rsid w:val="009A3899"/>
    <w:pPr>
      <w:spacing w:after="120" w:before="120"/>
    </w:pPr>
    <w:rPr>
      <w:b w:val="1"/>
      <w:bCs w:val="1"/>
      <w:sz w:val="24"/>
      <w:szCs w:val="24"/>
    </w:rPr>
  </w:style>
  <w:style w:type="paragraph" w:styleId="ReferenceNote" w:customStyle="1">
    <w:name w:val="Reference Note"/>
    <w:basedOn w:val="Referencesandnotes"/>
    <w:rsid w:val="009A3899"/>
  </w:style>
  <w:style w:type="paragraph" w:styleId="ReferencesandnotesLong" w:customStyle="1">
    <w:name w:val="References and notes Long"/>
    <w:basedOn w:val="BaseText"/>
    <w:rsid w:val="009A3899"/>
    <w:pPr>
      <w:ind w:left="720" w:hanging="720"/>
    </w:pPr>
  </w:style>
  <w:style w:type="paragraph" w:styleId="region" w:customStyle="1">
    <w:name w:val="region"/>
    <w:basedOn w:val="BaseText"/>
    <w:rsid w:val="009A3899"/>
    <w:pPr>
      <w:jc w:val="right"/>
    </w:pPr>
    <w:rPr>
      <w:color w:val="0000ff"/>
    </w:rPr>
  </w:style>
  <w:style w:type="paragraph" w:styleId="RelatedArticle" w:customStyle="1">
    <w:name w:val="RelatedArticle"/>
    <w:basedOn w:val="Referencesandnotes"/>
    <w:rsid w:val="009A3899"/>
  </w:style>
  <w:style w:type="paragraph" w:styleId="RunHead" w:customStyle="1">
    <w:name w:val="RunHead"/>
    <w:basedOn w:val="BaseText"/>
    <w:rsid w:val="009A3899"/>
  </w:style>
  <w:style w:type="paragraph" w:styleId="SOMContent" w:customStyle="1">
    <w:name w:val="SOMContent"/>
    <w:basedOn w:val="1stparatext"/>
    <w:rsid w:val="009A3899"/>
  </w:style>
  <w:style w:type="paragraph" w:styleId="SOMHead" w:customStyle="1">
    <w:name w:val="SOMHead"/>
    <w:basedOn w:val="BaseHeading"/>
    <w:rsid w:val="009A3899"/>
    <w:rPr>
      <w:b w:val="1"/>
      <w:sz w:val="24"/>
      <w:szCs w:val="24"/>
    </w:rPr>
  </w:style>
  <w:style w:type="paragraph" w:styleId="Speaker" w:customStyle="1">
    <w:name w:val="Speaker"/>
    <w:basedOn w:val="Paragraph"/>
    <w:rsid w:val="009A3899"/>
    <w:pPr>
      <w:autoSpaceDE w:val="0"/>
      <w:autoSpaceDN w:val="0"/>
      <w:adjustRightInd w:val="0"/>
    </w:pPr>
    <w:rPr>
      <w:b w:val="1"/>
      <w:lang w:bidi="he-IL"/>
    </w:rPr>
  </w:style>
  <w:style w:type="paragraph" w:styleId="Speech" w:customStyle="1">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val="1"/>
    <w:rsid w:val="009A3899"/>
    <w:rPr>
      <w:b w:val="1"/>
      <w:bCs w:val="1"/>
    </w:rPr>
  </w:style>
  <w:style w:type="paragraph" w:styleId="SX-Abstract" w:customStyle="1">
    <w:name w:val="SX-Abstract"/>
    <w:basedOn w:val="Normal"/>
    <w:qFormat w:val="1"/>
    <w:rsid w:val="009A3899"/>
    <w:pPr>
      <w:widowControl w:val="0"/>
      <w:spacing w:after="240" w:before="120" w:line="210" w:lineRule="exact"/>
      <w:ind w:left="700" w:right="700"/>
      <w:jc w:val="both"/>
    </w:pPr>
    <w:rPr>
      <w:rFonts w:ascii="BlissRegular" w:eastAsia="Times New Roman" w:hAnsi="BlissRegular"/>
      <w:b w:val="1"/>
    </w:rPr>
  </w:style>
  <w:style w:type="paragraph" w:styleId="SX-Affiliation" w:customStyle="1">
    <w:name w:val="SX-Affiliation"/>
    <w:basedOn w:val="Normal"/>
    <w:next w:val="Normal"/>
    <w:qFormat w:val="1"/>
    <w:rsid w:val="009A3899"/>
    <w:pPr>
      <w:spacing w:after="160" w:line="190" w:lineRule="exact"/>
    </w:pPr>
    <w:rPr>
      <w:rFonts w:ascii="BlissRegular" w:eastAsia="Times New Roman" w:hAnsi="BlissRegular"/>
      <w:sz w:val="16"/>
    </w:rPr>
  </w:style>
  <w:style w:type="paragraph" w:styleId="SX-Articlehead" w:customStyle="1">
    <w:name w:val="SX-Article head"/>
    <w:basedOn w:val="Normal"/>
    <w:qFormat w:val="1"/>
    <w:rsid w:val="009A3899"/>
    <w:pPr>
      <w:spacing w:before="210" w:line="210" w:lineRule="exact"/>
      <w:ind w:firstLine="288"/>
      <w:jc w:val="both"/>
    </w:pPr>
    <w:rPr>
      <w:rFonts w:eastAsia="Times New Roman"/>
      <w:b w:val="1"/>
      <w:sz w:val="18"/>
    </w:rPr>
  </w:style>
  <w:style w:type="paragraph" w:styleId="SX-Authornames" w:customStyle="1">
    <w:name w:val="SX-Author names"/>
    <w:basedOn w:val="Normal"/>
    <w:rsid w:val="009A3899"/>
    <w:pPr>
      <w:spacing w:after="120" w:line="210" w:lineRule="exact"/>
    </w:pPr>
    <w:rPr>
      <w:rFonts w:ascii="BlissMedium" w:eastAsia="Times New Roman" w:hAnsi="BlissMedium"/>
    </w:rPr>
  </w:style>
  <w:style w:type="paragraph" w:styleId="SX-Bodytext" w:customStyle="1">
    <w:name w:val="SX-Body text"/>
    <w:basedOn w:val="Normal"/>
    <w:next w:val="Normal"/>
    <w:rsid w:val="009A3899"/>
    <w:pPr>
      <w:spacing w:line="210" w:lineRule="exact"/>
      <w:ind w:firstLine="288"/>
      <w:jc w:val="both"/>
    </w:pPr>
    <w:rPr>
      <w:rFonts w:eastAsia="Times New Roman"/>
      <w:sz w:val="18"/>
    </w:rPr>
  </w:style>
  <w:style w:type="paragraph" w:styleId="SX-Bodytextflush" w:customStyle="1">
    <w:name w:val="SX-Body text flush"/>
    <w:basedOn w:val="SX-Bodytext"/>
    <w:next w:val="SX-Bodytext"/>
    <w:rsid w:val="009A3899"/>
    <w:pPr>
      <w:ind w:firstLine="0"/>
    </w:pPr>
  </w:style>
  <w:style w:type="paragraph" w:styleId="SX-Correspondence" w:customStyle="1">
    <w:name w:val="SX-Correspondence"/>
    <w:basedOn w:val="SX-Affiliation"/>
    <w:qFormat w:val="1"/>
    <w:rsid w:val="009A3899"/>
    <w:pPr>
      <w:spacing w:after="80"/>
    </w:pPr>
  </w:style>
  <w:style w:type="paragraph" w:styleId="SX-Date" w:customStyle="1">
    <w:name w:val="SX-Date"/>
    <w:basedOn w:val="Normal"/>
    <w:qFormat w:val="1"/>
    <w:rsid w:val="009A3899"/>
    <w:pPr>
      <w:spacing w:before="180" w:line="190" w:lineRule="exact"/>
      <w:ind w:left="245" w:hanging="245"/>
      <w:jc w:val="both"/>
    </w:pPr>
    <w:rPr>
      <w:rFonts w:eastAsia="Times New Roman"/>
      <w:sz w:val="16"/>
    </w:rPr>
  </w:style>
  <w:style w:type="paragraph" w:styleId="SX-Equation" w:customStyle="1">
    <w:name w:val="SX-Equation"/>
    <w:basedOn w:val="SX-Bodytextflush"/>
    <w:next w:val="SX-Bodytext"/>
    <w:rsid w:val="009A3899"/>
    <w:pPr>
      <w:autoSpaceDE w:val="0"/>
      <w:autoSpaceDN w:val="0"/>
      <w:adjustRightInd w:val="0"/>
      <w:spacing w:line="240" w:lineRule="auto"/>
      <w:jc w:val="center"/>
    </w:pPr>
  </w:style>
  <w:style w:type="paragraph" w:styleId="SX-Legend" w:customStyle="1">
    <w:name w:val="SX-Legend"/>
    <w:basedOn w:val="SX-Authornames"/>
    <w:rsid w:val="009A3899"/>
    <w:pPr>
      <w:jc w:val="both"/>
    </w:pPr>
    <w:rPr>
      <w:sz w:val="18"/>
    </w:rPr>
  </w:style>
  <w:style w:type="paragraph" w:styleId="SX-References" w:customStyle="1">
    <w:name w:val="SX-References"/>
    <w:basedOn w:val="Normal"/>
    <w:rsid w:val="009A3899"/>
    <w:pPr>
      <w:spacing w:line="190" w:lineRule="exact"/>
      <w:ind w:left="245" w:hanging="245"/>
      <w:jc w:val="both"/>
    </w:pPr>
    <w:rPr>
      <w:rFonts w:eastAsia="Times New Roman"/>
      <w:sz w:val="16"/>
    </w:rPr>
  </w:style>
  <w:style w:type="paragraph" w:styleId="SX-RefHead" w:customStyle="1">
    <w:name w:val="SX-RefHead"/>
    <w:basedOn w:val="Normal"/>
    <w:rsid w:val="009A3899"/>
    <w:pPr>
      <w:spacing w:before="200" w:line="190" w:lineRule="exact"/>
    </w:pPr>
    <w:rPr>
      <w:rFonts w:eastAsia="Times New Roman"/>
      <w:b w:val="1"/>
      <w:sz w:val="16"/>
    </w:rPr>
  </w:style>
  <w:style w:type="character" w:styleId="SX-reflink" w:customStyle="1">
    <w:name w:val="SX-reflink"/>
    <w:basedOn w:val="DefaultParagraphFont"/>
    <w:uiPriority w:val="1"/>
    <w:qFormat w:val="1"/>
    <w:rsid w:val="009A3899"/>
    <w:rPr>
      <w:color w:val="0000ff"/>
      <w:sz w:val="16"/>
      <w:u w:val="words"/>
      <w:bdr w:color="auto" w:space="0" w:sz="0" w:val="none"/>
      <w:shd w:color="auto" w:fill="ffffff" w:val="clear"/>
    </w:rPr>
  </w:style>
  <w:style w:type="paragraph" w:styleId="SX-SOMHead" w:customStyle="1">
    <w:name w:val="SX-SOMHead"/>
    <w:basedOn w:val="SX-RefHead"/>
    <w:rsid w:val="009A3899"/>
  </w:style>
  <w:style w:type="paragraph" w:styleId="SX-Tablehead" w:customStyle="1">
    <w:name w:val="SX-Tablehead"/>
    <w:basedOn w:val="Normal"/>
    <w:qFormat w:val="1"/>
    <w:rsid w:val="009A3899"/>
    <w:rPr>
      <w:rFonts w:eastAsia="Times New Roman"/>
      <w:szCs w:val="24"/>
    </w:rPr>
  </w:style>
  <w:style w:type="paragraph" w:styleId="SX-Tablelegend" w:customStyle="1">
    <w:name w:val="SX-Tablelegend"/>
    <w:basedOn w:val="Normal"/>
    <w:qFormat w:val="1"/>
    <w:rsid w:val="009A3899"/>
    <w:pPr>
      <w:spacing w:line="190" w:lineRule="exact"/>
      <w:ind w:left="245" w:hanging="245"/>
      <w:jc w:val="both"/>
    </w:pPr>
    <w:rPr>
      <w:rFonts w:eastAsia="Times New Roman"/>
      <w:sz w:val="16"/>
    </w:rPr>
  </w:style>
  <w:style w:type="paragraph" w:styleId="SX-Tabletext" w:customStyle="1">
    <w:name w:val="SX-Tabletext"/>
    <w:basedOn w:val="Normal"/>
    <w:qFormat w:val="1"/>
    <w:rsid w:val="009A3899"/>
    <w:pPr>
      <w:spacing w:line="210" w:lineRule="exact"/>
      <w:jc w:val="center"/>
    </w:pPr>
    <w:rPr>
      <w:rFonts w:eastAsia="Times New Roman"/>
      <w:sz w:val="18"/>
    </w:rPr>
  </w:style>
  <w:style w:type="paragraph" w:styleId="SX-Tabletitle" w:customStyle="1">
    <w:name w:val="SX-Tabletitle"/>
    <w:basedOn w:val="Normal"/>
    <w:qFormat w:val="1"/>
    <w:rsid w:val="009A3899"/>
    <w:pPr>
      <w:spacing w:after="120" w:line="210" w:lineRule="exact"/>
      <w:jc w:val="both"/>
    </w:pPr>
    <w:rPr>
      <w:rFonts w:ascii="BlissMedium" w:eastAsia="Times New Roman" w:hAnsi="BlissMedium"/>
      <w:sz w:val="18"/>
    </w:rPr>
  </w:style>
  <w:style w:type="paragraph" w:styleId="SX-Title" w:customStyle="1">
    <w:name w:val="SX-Title"/>
    <w:basedOn w:val="Normal"/>
    <w:rsid w:val="009A3899"/>
    <w:pPr>
      <w:spacing w:after="240" w:line="500" w:lineRule="exact"/>
    </w:pPr>
    <w:rPr>
      <w:rFonts w:ascii="BlissBold" w:eastAsia="Times New Roman" w:hAnsi="BlissBold"/>
      <w:b w:val="1"/>
      <w:sz w:val="44"/>
    </w:rPr>
  </w:style>
  <w:style w:type="paragraph" w:styleId="Tablecolumnhead" w:customStyle="1">
    <w:name w:val="Table column head"/>
    <w:basedOn w:val="BaseText"/>
    <w:rsid w:val="009A3899"/>
    <w:pPr>
      <w:spacing w:before="0"/>
    </w:pPr>
  </w:style>
  <w:style w:type="paragraph" w:styleId="Tabletext" w:customStyle="1">
    <w:name w:val="Table text"/>
    <w:basedOn w:val="BaseText"/>
    <w:rsid w:val="009A3899"/>
    <w:pPr>
      <w:spacing w:before="0"/>
    </w:pPr>
  </w:style>
  <w:style w:type="paragraph" w:styleId="TableLegend" w:customStyle="1">
    <w:name w:val="TableLegend"/>
    <w:basedOn w:val="BaseText"/>
    <w:rsid w:val="009A3899"/>
    <w:pPr>
      <w:spacing w:before="0"/>
    </w:pPr>
  </w:style>
  <w:style w:type="paragraph" w:styleId="TableTitle" w:customStyle="1">
    <w:name w:val="TableTitle"/>
    <w:basedOn w:val="BaseHeading"/>
    <w:rsid w:val="009A3899"/>
  </w:style>
  <w:style w:type="paragraph" w:styleId="Teaser" w:customStyle="1">
    <w:name w:val="Teaser"/>
    <w:basedOn w:val="BaseText"/>
    <w:rsid w:val="009A3899"/>
  </w:style>
  <w:style w:type="paragraph" w:styleId="TWIS" w:customStyle="1">
    <w:name w:val="TWIS"/>
    <w:basedOn w:val="AbstractSummary"/>
    <w:rsid w:val="009A3899"/>
    <w:pPr>
      <w:autoSpaceDE w:val="0"/>
      <w:autoSpaceDN w:val="0"/>
      <w:adjustRightInd w:val="0"/>
    </w:pPr>
  </w:style>
  <w:style w:type="paragraph" w:styleId="TWISorEC" w:customStyle="1">
    <w:name w:val="TWIS or EC"/>
    <w:basedOn w:val="Normal"/>
    <w:rsid w:val="009A3899"/>
    <w:pPr>
      <w:spacing w:line="210" w:lineRule="exact"/>
    </w:pPr>
    <w:rPr>
      <w:rFonts w:ascii="BlissRegular" w:eastAsia="Times New Roman" w:hAnsi="BlissRegular"/>
      <w:sz w:val="19"/>
    </w:rPr>
  </w:style>
  <w:style w:type="paragraph" w:styleId="work-sector" w:customStyle="1">
    <w:name w:val="work-sector"/>
    <w:basedOn w:val="BaseText"/>
    <w:rsid w:val="009A3899"/>
    <w:pPr>
      <w:jc w:val="right"/>
    </w:pPr>
    <w:rPr>
      <w:color w:val="003300"/>
    </w:rPr>
  </w:style>
  <w:style w:type="paragraph" w:styleId="DOI" w:customStyle="1">
    <w:name w:val="DOI"/>
    <w:basedOn w:val="DateAccepted"/>
    <w:qFormat w:val="1"/>
    <w:rsid w:val="009A7F20"/>
  </w:style>
  <w:style w:type="character" w:styleId="UnresolvedMention">
    <w:name w:val="Unresolved Mention"/>
    <w:basedOn w:val="DefaultParagraphFont"/>
    <w:uiPriority w:val="99"/>
    <w:semiHidden w:val="1"/>
    <w:unhideWhenUsed w:val="1"/>
    <w:rsid w:val="00F26AF7"/>
    <w:rPr>
      <w:color w:val="808080"/>
      <w:shd w:color="auto" w:fill="e6e6e6" w:val="clear"/>
    </w:rPr>
  </w:style>
  <w:style w:type="paragraph" w:styleId="acknowledgement0" w:customStyle="1">
    <w:name w:val="acknowledgement"/>
    <w:basedOn w:val="Normal"/>
    <w:rsid w:val="009A6B8F"/>
    <w:pPr>
      <w:spacing w:after="100" w:afterAutospacing="1" w:before="100" w:beforeAutospacing="1"/>
    </w:pPr>
    <w:rPr>
      <w:rFonts w:eastAsia="Times New Roman"/>
      <w:sz w:val="24"/>
      <w:szCs w:val="24"/>
    </w:rPr>
  </w:style>
  <w:style w:type="character" w:styleId="apple-converted-space" w:customStyle="1">
    <w:name w:val="apple-converted-space"/>
    <w:basedOn w:val="DefaultParagraphFont"/>
    <w:rsid w:val="009A6B8F"/>
  </w:style>
  <w:style w:type="paragraph" w:styleId="Revision">
    <w:name w:val="Revision"/>
    <w:hidden w:val="1"/>
    <w:uiPriority w:val="71"/>
    <w:rsid w:val="003D791C"/>
  </w:style>
  <w:style w:type="character" w:styleId="normaltextrun" w:customStyle="1">
    <w:name w:val="normaltextrun"/>
    <w:basedOn w:val="DefaultParagraphFont"/>
    <w:rsid w:val="00182023"/>
  </w:style>
  <w:style w:type="paragraph" w:styleId="NormalWeb">
    <w:name w:val="Normal (Web)"/>
    <w:basedOn w:val="Normal"/>
    <w:uiPriority w:val="99"/>
    <w:semiHidden w:val="1"/>
    <w:unhideWhenUsed w:val="1"/>
    <w:rsid w:val="001570BB"/>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org/do/10.5555/page.2385607/full/science_supplementary_materials_word_template-2022.docx" TargetMode="External"/><Relationship Id="rId11" Type="http://schemas.openxmlformats.org/officeDocument/2006/relationships/hyperlink" Target="http://www.sciencemag.org/authors/preparing-manuscripts-using-latex" TargetMode="External"/><Relationship Id="rId10" Type="http://schemas.openxmlformats.org/officeDocument/2006/relationships/hyperlink" Target="https://www.science.org/content/page/science-information-authors" TargetMode="External"/><Relationship Id="rId13" Type="http://schemas.openxmlformats.org/officeDocument/2006/relationships/hyperlink" Target="https://credit.niso.org/" TargetMode="External"/><Relationship Id="rId12" Type="http://schemas.openxmlformats.org/officeDocument/2006/relationships/hyperlink" Target="https://www.science.org/content/page/instructions-preparing-initial-manuscript#science-citation-sty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ts.sciencemag.or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osf.io/2eygt"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zopO4o5rsjAfIpjsCCnPdKEw==">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2025-09-15T23:00:00Z</dcterms:created>
  <dc:creator>bhanson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GrammarlyDocumentId">
    <vt:lpwstr>47f6f485-41a1-43f8-b7e8-ae423a9a89b4</vt:lpwstr>
  </property>
</Properties>
</file>