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i w:val="1"/>
          <w:iCs w:val="1"/>
          <w:sz w:val="28"/>
          <w:szCs w:val="28"/>
          <w:rtl w:val="0"/>
        </w:rPr>
        <w:t xml:space="preserve">Science</w:t>
      </w:r>
      <w:r w:rsidDel="00000000" w:rsidR="00000000" w:rsidRPr="00000000">
        <w:rPr>
          <w:b w:val="1"/>
          <w:bCs w:val="1"/>
          <w:sz w:val="28"/>
          <w:szCs w:val="28"/>
          <w:rtl w:val="0"/>
        </w:rPr>
        <w:t xml:space="preserve"> Supplementary Materials Template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w:t>
      </w:r>
      <w:r w:rsidDel="00000000" w:rsidR="00000000" w:rsidRPr="00000000">
        <w:rPr>
          <w:i w:val="1"/>
          <w:iCs w:val="1"/>
          <w:rtl w:val="0"/>
        </w:rPr>
        <w:t xml:space="preserve">Science</w:t>
      </w:r>
      <w:r w:rsidDel="00000000" w:rsidR="00000000" w:rsidRPr="00000000">
        <w:rPr>
          <w:rtl w:val="0"/>
        </w:rPr>
        <w:t xml:space="preserve"> template for presenting and formatting your supplementary materials. To organize your supplementary materials section, please follow the instructions below. </w:t>
      </w:r>
      <w:r w:rsidDel="00000000" w:rsidR="00000000" w:rsidRPr="00000000">
        <w:rPr>
          <w:color w:val="ff0000"/>
          <w:rtl w:val="0"/>
        </w:rPr>
        <w:t xml:space="preserve">Once formatted, you should delete this first page of instructions</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Overview:</w:t>
      </w:r>
    </w:p>
    <w:p w:rsidR="00000000" w:rsidDel="00000000" w:rsidP="00000000" w:rsidRDefault="00000000" w:rsidRPr="00000000" w14:paraId="00000006">
      <w:pPr>
        <w:rPr/>
      </w:pPr>
      <w:r w:rsidDel="00000000" w:rsidR="00000000" w:rsidRPr="00000000">
        <w:rPr>
          <w:rtl w:val="0"/>
        </w:rPr>
        <w:t xml:space="preserve">Supplementary materials present additional information in support of the conclusions of your paper, such as a description of the materials and methods, controls, or tabulated data presented in tables or figures. It will generally consist of one integrated PDF file. Audio or movie files or large data tables can be presented as separate files. Further information is available at </w:t>
      </w:r>
      <w:hyperlink r:id="rId10">
        <w:r w:rsidDel="00000000" w:rsidR="00000000" w:rsidRPr="00000000">
          <w:rPr>
            <w:color w:val="0000ff"/>
            <w:u w:val="single"/>
            <w:rtl w:val="0"/>
          </w:rPr>
          <w:t xml:space="preserve">https://www.science.org/content/page/instructions-preparing-initial-manuscript#format-supplementary</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section should </w:t>
      </w:r>
      <w:r w:rsidDel="00000000" w:rsidR="00000000" w:rsidRPr="00000000">
        <w:rPr>
          <w:u w:val="single"/>
          <w:rtl w:val="0"/>
        </w:rPr>
        <w:t xml:space="preserve">not</w:t>
      </w:r>
      <w:r w:rsidDel="00000000" w:rsidR="00000000" w:rsidRPr="00000000">
        <w:rPr>
          <w:rtl w:val="0"/>
        </w:rPr>
        <w:t xml:space="preserve"> be used for additional discussion, analysis, or interpretations. It is not to be used as a forum to critique other publications.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References can be cited in the supplementary materials. These should be cited in order following the references in the main text, as per </w:t>
      </w:r>
      <w:r w:rsidDel="00000000" w:rsidR="00000000" w:rsidRPr="00000000">
        <w:rPr>
          <w:i w:val="1"/>
          <w:iCs w:val="1"/>
          <w:rtl w:val="0"/>
        </w:rPr>
        <w:t xml:space="preserve">Science</w:t>
      </w:r>
      <w:r w:rsidDel="00000000" w:rsidR="00000000" w:rsidRPr="00000000">
        <w:rPr>
          <w:rtl w:val="0"/>
        </w:rPr>
        <w:t xml:space="preserve"> style (i.e., italicized number in parentheses). A single reference list that includes all references cited in the main paper and supplementary materials should be provided in the main paper. </w:t>
      </w:r>
      <w:r w:rsidDel="00000000" w:rsidR="00000000" w:rsidRPr="00000000">
        <w:rPr>
          <w:u w:val="single"/>
          <w:rtl w:val="0"/>
        </w:rPr>
        <w:t xml:space="preserve">Do not include a second reference list in the supplementary materials.</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Using the Template</w:t>
      </w:r>
    </w:p>
    <w:p w:rsidR="00000000" w:rsidDel="00000000" w:rsidP="00000000" w:rsidRDefault="00000000" w:rsidRPr="00000000" w14:paraId="0000000D">
      <w:pPr>
        <w:rPr/>
      </w:pPr>
      <w:r w:rsidDel="00000000" w:rsidR="00000000" w:rsidRPr="00000000">
        <w:rPr>
          <w:rtl w:val="0"/>
        </w:rPr>
        <w:t xml:space="preserve">Paste the title, author list, and corresponding author email address(es) from the main text file onto the cover page. On the cover page, complete the relevant description of the SM and delete text that does not apply.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Copy and paste relevant text into each appropriate section of the template.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Each figure or table should be on a separate page and can be placed above each caption. To add additional captions, simply copy and paste (repeatedly) the last caption template. Large tables that extend beyond the width of the page should be provided as separate files in an appropriate spreadsheet format (.xlsx or similar).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ectPr>
          <w:headerReference r:id="rId11" w:type="default"/>
          <w:footerReference r:id="rId12" w:type="default"/>
          <w:pgSz w:h="15840" w:w="12240" w:orient="portrait"/>
          <w:pgMar w:bottom="1440" w:top="1440" w:left="1440" w:right="1440" w:header="720" w:footer="720"/>
          <w:pgNumType w:start="1"/>
        </w:sectPr>
      </w:pPr>
      <w:r w:rsidDel="00000000" w:rsidR="00000000" w:rsidRPr="00000000">
        <w:rPr>
          <w:rtl w:val="0"/>
        </w:rPr>
        <w:t xml:space="preserve">Large amounts of text can be grouped by subheads. To repeat subheads, simply copy the subhead and repeat/rename.</w:t>
      </w:r>
    </w:p>
    <w:p w:rsidR="00000000" w:rsidDel="00000000" w:rsidP="00000000" w:rsidRDefault="00000000" w:rsidRPr="00000000" w14:paraId="00000014">
      <w:pPr>
        <w:jc w:val="center"/>
        <w:rPr>
          <w:sz w:val="36"/>
          <w:szCs w:val="36"/>
        </w:rPr>
      </w:pPr>
      <w:r w:rsidDel="00000000" w:rsidR="00000000" w:rsidRPr="00000000">
        <w:rPr>
          <w:sz w:val="36"/>
          <w:szCs w:val="36"/>
        </w:rPr>
        <w:drawing>
          <wp:inline distB="0" distT="0" distL="0" distR="0">
            <wp:extent cx="1839250" cy="804672"/>
            <wp:effectExtent b="0" l="0" r="0" t="0"/>
            <wp:docPr id="145520066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1839250" cy="80467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jc w:val="center"/>
        <w:rPr>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rPr>
          <w:sz w:val="36"/>
          <w:szCs w:val="36"/>
          <w:rtl w:val="0"/>
        </w:rPr>
        <w:t xml:space="preserve">Supplementary Materials for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Ecological precursors and behavioral manifestations of Dignity, Honor, and Face cultures across 64 societies</w:t>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highlight w:val="yellow"/>
        </w:rPr>
      </w:pPr>
      <w:r w:rsidDel="00000000" w:rsidR="00000000" w:rsidRPr="00000000">
        <w:rPr>
          <w:highlight w:val="yellow"/>
          <w:rtl w:val="0"/>
        </w:rPr>
        <w:t xml:space="preserve">Paste the full author list here (no paragraph breaks)</w:t>
      </w:r>
    </w:p>
    <w:p w:rsidR="00000000" w:rsidDel="00000000" w:rsidP="00000000" w:rsidRDefault="00000000" w:rsidRPr="00000000" w14:paraId="0000001C">
      <w:pPr>
        <w:jc w:val="center"/>
        <w:rPr>
          <w:highlight w:val="yellow"/>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highlight w:val="yellow"/>
          <w:rtl w:val="0"/>
        </w:rPr>
        <w:t xml:space="preserve">Corresponding author: </w:t>
      </w:r>
      <w:hyperlink r:id="rId14">
        <w:r w:rsidDel="00000000" w:rsidR="00000000" w:rsidRPr="00000000">
          <w:rPr>
            <w:highlight w:val="yellow"/>
            <w:rtl w:val="0"/>
          </w:rPr>
          <w:t xml:space="preserve">xxxxx@xxxx.xxx</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The </w:t>
      </w:r>
      <w:r w:rsidDel="00000000" w:rsidR="00000000" w:rsidRPr="00000000">
        <w:rPr>
          <w:b w:val="1"/>
          <w:bCs w:val="1"/>
          <w:rtl w:val="0"/>
        </w:rPr>
        <w:t xml:space="preserve">PDF file includes: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Materials and Methods</w:t>
      </w:r>
    </w:p>
    <w:p w:rsidR="00000000" w:rsidDel="00000000" w:rsidP="00000000" w:rsidRDefault="00000000" w:rsidRPr="00000000" w14:paraId="00000023">
      <w:pPr>
        <w:ind w:left="1080" w:firstLine="0"/>
        <w:rPr/>
      </w:pPr>
      <w:r w:rsidDel="00000000" w:rsidR="00000000" w:rsidRPr="00000000">
        <w:rPr>
          <w:rtl w:val="0"/>
        </w:rPr>
        <w:t xml:space="preserve">Ethics</w:t>
      </w:r>
    </w:p>
    <w:p w:rsidR="00000000" w:rsidDel="00000000" w:rsidP="00000000" w:rsidRDefault="00000000" w:rsidRPr="00000000" w14:paraId="00000024">
      <w:pPr>
        <w:ind w:left="1080" w:firstLine="0"/>
        <w:rPr/>
      </w:pPr>
      <w:r w:rsidDel="00000000" w:rsidR="00000000" w:rsidRPr="00000000">
        <w:rPr>
          <w:rtl w:val="0"/>
        </w:rPr>
        <w:t xml:space="preserve">Sample</w:t>
      </w:r>
    </w:p>
    <w:p w:rsidR="00000000" w:rsidDel="00000000" w:rsidP="00000000" w:rsidRDefault="00000000" w:rsidRPr="00000000" w14:paraId="00000025">
      <w:pPr>
        <w:ind w:left="1080" w:firstLine="0"/>
        <w:rPr/>
      </w:pPr>
      <w:r w:rsidDel="00000000" w:rsidR="00000000" w:rsidRPr="00000000">
        <w:rPr>
          <w:rtl w:val="0"/>
        </w:rPr>
        <w:t xml:space="preserve">Design and procedure</w:t>
      </w:r>
    </w:p>
    <w:p w:rsidR="00000000" w:rsidDel="00000000" w:rsidP="00000000" w:rsidRDefault="00000000" w:rsidRPr="00000000" w14:paraId="00000026">
      <w:pPr>
        <w:ind w:left="1080" w:firstLine="0"/>
        <w:rPr/>
      </w:pPr>
      <w:r w:rsidDel="00000000" w:rsidR="00000000" w:rsidRPr="00000000">
        <w:rPr>
          <w:rtl w:val="0"/>
        </w:rPr>
        <w:t xml:space="preserve">Preregistered analysis plan</w:t>
      </w:r>
    </w:p>
    <w:p w:rsidR="00000000" w:rsidDel="00000000" w:rsidP="00000000" w:rsidRDefault="00000000" w:rsidRPr="00000000" w14:paraId="00000027">
      <w:pPr>
        <w:ind w:left="1080" w:firstLine="0"/>
        <w:rPr/>
      </w:pPr>
      <w:r w:rsidDel="00000000" w:rsidR="00000000" w:rsidRPr="00000000">
        <w:rPr>
          <w:rtl w:val="0"/>
        </w:rPr>
        <w:t xml:space="preserve">Deviations from preregistration</w:t>
      </w:r>
    </w:p>
    <w:p w:rsidR="00000000" w:rsidDel="00000000" w:rsidP="00000000" w:rsidRDefault="00000000" w:rsidRPr="00000000" w14:paraId="00000028">
      <w:pPr>
        <w:ind w:left="720" w:firstLine="0"/>
        <w:rPr/>
      </w:pPr>
      <w:r w:rsidDel="00000000" w:rsidR="00000000" w:rsidRPr="00000000">
        <w:rPr>
          <w:rtl w:val="0"/>
        </w:rPr>
        <w:t xml:space="preserve">Supplementary Text and Tables</w:t>
      </w:r>
    </w:p>
    <w:p w:rsidR="00000000" w:rsidDel="00000000" w:rsidP="00000000" w:rsidRDefault="00000000" w:rsidRPr="00000000" w14:paraId="00000029">
      <w:pPr>
        <w:ind w:left="1080" w:firstLine="0"/>
        <w:rPr/>
      </w:pPr>
      <w:r w:rsidDel="00000000" w:rsidR="00000000" w:rsidRPr="00000000">
        <w:rPr>
          <w:rtl w:val="0"/>
        </w:rPr>
        <w:t xml:space="preserve">Pilot study 1</w:t>
      </w:r>
    </w:p>
    <w:p w:rsidR="00000000" w:rsidDel="00000000" w:rsidP="00000000" w:rsidRDefault="00000000" w:rsidRPr="00000000" w14:paraId="0000002A">
      <w:pPr>
        <w:ind w:left="1080" w:firstLine="0"/>
        <w:rPr/>
      </w:pPr>
      <w:r w:rsidDel="00000000" w:rsidR="00000000" w:rsidRPr="00000000">
        <w:rPr>
          <w:rtl w:val="0"/>
        </w:rPr>
        <w:tab/>
        <w:t xml:space="preserve">Method</w:t>
      </w:r>
    </w:p>
    <w:p w:rsidR="00000000" w:rsidDel="00000000" w:rsidP="00000000" w:rsidRDefault="00000000" w:rsidRPr="00000000" w14:paraId="0000002B">
      <w:pPr>
        <w:ind w:left="1080" w:firstLine="0"/>
        <w:rPr/>
      </w:pPr>
      <w:r w:rsidDel="00000000" w:rsidR="00000000" w:rsidRPr="00000000">
        <w:rPr>
          <w:rtl w:val="0"/>
        </w:rPr>
        <w:tab/>
        <w:t xml:space="preserve">Results</w:t>
      </w:r>
    </w:p>
    <w:p w:rsidR="00000000" w:rsidDel="00000000" w:rsidP="00000000" w:rsidRDefault="00000000" w:rsidRPr="00000000" w14:paraId="0000002C">
      <w:pPr>
        <w:ind w:left="1080" w:firstLine="0"/>
        <w:rPr/>
      </w:pPr>
      <w:r w:rsidDel="00000000" w:rsidR="00000000" w:rsidRPr="00000000">
        <w:rPr>
          <w:rtl w:val="0"/>
        </w:rPr>
        <w:tab/>
        <w:t xml:space="preserve">Tables </w:t>
      </w:r>
      <w:r w:rsidDel="00000000" w:rsidR="00000000" w:rsidRPr="00000000">
        <w:rPr>
          <w:highlight w:val="yellow"/>
          <w:rtl w:val="0"/>
        </w:rPr>
        <w:t xml:space="preserve">Sxx-Sxx</w:t>
      </w:r>
      <w:r w:rsidDel="00000000" w:rsidR="00000000" w:rsidRPr="00000000">
        <w:rPr>
          <w:rtl w:val="0"/>
        </w:rPr>
      </w:r>
    </w:p>
    <w:p w:rsidR="00000000" w:rsidDel="00000000" w:rsidP="00000000" w:rsidRDefault="00000000" w:rsidRPr="00000000" w14:paraId="0000002D">
      <w:pPr>
        <w:ind w:left="1080" w:firstLine="0"/>
        <w:rPr/>
      </w:pPr>
      <w:r w:rsidDel="00000000" w:rsidR="00000000" w:rsidRPr="00000000">
        <w:rPr>
          <w:rtl w:val="0"/>
        </w:rPr>
        <w:t xml:space="preserve">Questionnaire co-development</w:t>
      </w:r>
    </w:p>
    <w:p w:rsidR="00000000" w:rsidDel="00000000" w:rsidP="00000000" w:rsidRDefault="00000000" w:rsidRPr="00000000" w14:paraId="0000002E">
      <w:pPr>
        <w:ind w:left="1080" w:firstLine="0"/>
        <w:rPr/>
      </w:pPr>
      <w:r w:rsidDel="00000000" w:rsidR="00000000" w:rsidRPr="00000000">
        <w:rPr>
          <w:rtl w:val="0"/>
        </w:rPr>
        <w:tab/>
        <w:t xml:space="preserve">Tables </w:t>
      </w:r>
      <w:r w:rsidDel="00000000" w:rsidR="00000000" w:rsidRPr="00000000">
        <w:rPr>
          <w:highlight w:val="yellow"/>
          <w:rtl w:val="0"/>
        </w:rPr>
        <w:t xml:space="preserve">Sxx-Sxx</w:t>
      </w:r>
      <w:r w:rsidDel="00000000" w:rsidR="00000000" w:rsidRPr="00000000">
        <w:rPr>
          <w:rtl w:val="0"/>
        </w:rPr>
      </w:r>
    </w:p>
    <w:p w:rsidR="00000000" w:rsidDel="00000000" w:rsidP="00000000" w:rsidRDefault="00000000" w:rsidRPr="00000000" w14:paraId="0000002F">
      <w:pPr>
        <w:ind w:left="1080" w:firstLine="0"/>
        <w:rPr/>
      </w:pPr>
      <w:r w:rsidDel="00000000" w:rsidR="00000000" w:rsidRPr="00000000">
        <w:rPr>
          <w:rtl w:val="0"/>
        </w:rPr>
        <w:t xml:space="preserve">Pilot study 2</w:t>
      </w:r>
    </w:p>
    <w:p w:rsidR="00000000" w:rsidDel="00000000" w:rsidP="00000000" w:rsidRDefault="00000000" w:rsidRPr="00000000" w14:paraId="00000030">
      <w:pPr>
        <w:ind w:left="1080" w:firstLine="0"/>
        <w:rPr/>
      </w:pPr>
      <w:r w:rsidDel="00000000" w:rsidR="00000000" w:rsidRPr="00000000">
        <w:rPr>
          <w:rtl w:val="0"/>
        </w:rPr>
        <w:tab/>
        <w:t xml:space="preserve">Tables </w:t>
      </w:r>
      <w:r w:rsidDel="00000000" w:rsidR="00000000" w:rsidRPr="00000000">
        <w:rPr>
          <w:highlight w:val="yellow"/>
          <w:rtl w:val="0"/>
        </w:rPr>
        <w:t xml:space="preserve">Sxx-Sxx</w:t>
      </w:r>
      <w:r w:rsidDel="00000000" w:rsidR="00000000" w:rsidRPr="00000000">
        <w:rPr>
          <w:rtl w:val="0"/>
        </w:rPr>
      </w:r>
    </w:p>
    <w:p w:rsidR="00000000" w:rsidDel="00000000" w:rsidP="00000000" w:rsidRDefault="00000000" w:rsidRPr="00000000" w14:paraId="00000031">
      <w:pPr>
        <w:ind w:left="1080" w:firstLine="0"/>
        <w:rPr/>
      </w:pPr>
      <w:r w:rsidDel="00000000" w:rsidR="00000000" w:rsidRPr="00000000">
        <w:rPr>
          <w:rtl w:val="0"/>
        </w:rPr>
        <w:t xml:space="preserve">Main study</w:t>
      </w:r>
    </w:p>
    <w:p w:rsidR="00000000" w:rsidDel="00000000" w:rsidP="00000000" w:rsidRDefault="00000000" w:rsidRPr="00000000" w14:paraId="00000032">
      <w:pPr>
        <w:ind w:left="1800" w:firstLine="0"/>
        <w:rPr/>
      </w:pPr>
      <w:r w:rsidDel="00000000" w:rsidR="00000000" w:rsidRPr="00000000">
        <w:rPr>
          <w:rtl w:val="0"/>
        </w:rPr>
        <w:t xml:space="preserve">Conceptual framework</w:t>
      </w:r>
    </w:p>
    <w:p w:rsidR="00000000" w:rsidDel="00000000" w:rsidP="00000000" w:rsidRDefault="00000000" w:rsidRPr="00000000" w14:paraId="00000033">
      <w:pPr>
        <w:ind w:left="1800" w:firstLine="0"/>
        <w:rPr/>
      </w:pPr>
      <w:r w:rsidDel="00000000" w:rsidR="00000000" w:rsidRPr="00000000">
        <w:rPr>
          <w:rtl w:val="0"/>
        </w:rPr>
        <w:t xml:space="preserve">Hypotheses</w:t>
      </w:r>
    </w:p>
    <w:p w:rsidR="00000000" w:rsidDel="00000000" w:rsidP="00000000" w:rsidRDefault="00000000" w:rsidRPr="00000000" w14:paraId="00000034">
      <w:pPr>
        <w:ind w:left="1800" w:firstLine="0"/>
        <w:rPr/>
      </w:pPr>
      <w:r w:rsidDel="00000000" w:rsidR="00000000" w:rsidRPr="00000000">
        <w:rPr>
          <w:rtl w:val="0"/>
        </w:rPr>
        <w:t xml:space="preserve">Analysis plan</w:t>
      </w:r>
    </w:p>
    <w:p w:rsidR="00000000" w:rsidDel="00000000" w:rsidP="00000000" w:rsidRDefault="00000000" w:rsidRPr="00000000" w14:paraId="00000035">
      <w:pPr>
        <w:ind w:left="1800" w:firstLine="0"/>
        <w:rPr>
          <w:highlight w:val="yellow"/>
        </w:rPr>
      </w:pPr>
      <w:r w:rsidDel="00000000" w:rsidR="00000000" w:rsidRPr="00000000">
        <w:rPr>
          <w:highlight w:val="yellow"/>
          <w:rtl w:val="0"/>
        </w:rPr>
        <w:t xml:space="preserve">Reliability checks</w:t>
      </w:r>
    </w:p>
    <w:p w:rsidR="00000000" w:rsidDel="00000000" w:rsidP="00000000" w:rsidRDefault="00000000" w:rsidRPr="00000000" w14:paraId="00000036">
      <w:pPr>
        <w:ind w:left="1800" w:firstLine="0"/>
        <w:rPr/>
      </w:pPr>
      <w:r w:rsidDel="00000000" w:rsidR="00000000" w:rsidRPr="00000000">
        <w:rPr>
          <w:rtl w:val="0"/>
        </w:rPr>
        <w:t xml:space="preserve">Multilevel confirmatory factor analysis </w:t>
      </w:r>
    </w:p>
    <w:p w:rsidR="00000000" w:rsidDel="00000000" w:rsidP="00000000" w:rsidRDefault="00000000" w:rsidRPr="00000000" w14:paraId="00000037">
      <w:pPr>
        <w:ind w:left="1800" w:firstLine="0"/>
        <w:rPr/>
      </w:pPr>
      <w:r w:rsidDel="00000000" w:rsidR="00000000" w:rsidRPr="00000000">
        <w:rPr>
          <w:rtl w:val="0"/>
        </w:rPr>
        <w:t xml:space="preserve">Measurement invariance via alignment optimization</w:t>
      </w:r>
    </w:p>
    <w:p w:rsidR="00000000" w:rsidDel="00000000" w:rsidP="00000000" w:rsidRDefault="00000000" w:rsidRPr="00000000" w14:paraId="00000038">
      <w:pPr>
        <w:ind w:left="1800" w:firstLine="0"/>
        <w:rPr/>
      </w:pPr>
      <w:r w:rsidDel="00000000" w:rsidR="00000000" w:rsidRPr="00000000">
        <w:rPr>
          <w:rtl w:val="0"/>
        </w:rPr>
        <w:t xml:space="preserve">DHF scores across the world</w:t>
      </w:r>
    </w:p>
    <w:p w:rsidR="00000000" w:rsidDel="00000000" w:rsidP="00000000" w:rsidRDefault="00000000" w:rsidRPr="00000000" w14:paraId="00000039">
      <w:pPr>
        <w:ind w:left="1800" w:firstLine="0"/>
        <w:rPr/>
      </w:pPr>
      <w:r w:rsidDel="00000000" w:rsidR="00000000" w:rsidRPr="00000000">
        <w:rPr>
          <w:rtl w:val="0"/>
        </w:rPr>
        <w:t xml:space="preserve">Country-level correlates of DHF </w:t>
      </w:r>
    </w:p>
    <w:p w:rsidR="00000000" w:rsidDel="00000000" w:rsidP="00000000" w:rsidRDefault="00000000" w:rsidRPr="00000000" w14:paraId="0000003A">
      <w:pPr>
        <w:ind w:left="1800" w:firstLine="0"/>
        <w:rPr/>
      </w:pPr>
      <w:r w:rsidDel="00000000" w:rsidR="00000000" w:rsidRPr="00000000">
        <w:rPr>
          <w:rtl w:val="0"/>
        </w:rPr>
        <w:t xml:space="preserve">Individual-level correlates of DHF</w:t>
      </w:r>
    </w:p>
    <w:p w:rsidR="00000000" w:rsidDel="00000000" w:rsidP="00000000" w:rsidRDefault="00000000" w:rsidRPr="00000000" w14:paraId="0000003B">
      <w:pPr>
        <w:ind w:left="1800" w:firstLine="0"/>
        <w:rPr>
          <w:highlight w:val="yellow"/>
        </w:rPr>
      </w:pPr>
      <w:r w:rsidDel="00000000" w:rsidR="00000000" w:rsidRPr="00000000">
        <w:rPr>
          <w:rtl w:val="0"/>
        </w:rPr>
        <w:t xml:space="preserve">Tables </w:t>
      </w:r>
      <w:r w:rsidDel="00000000" w:rsidR="00000000" w:rsidRPr="00000000">
        <w:rPr>
          <w:highlight w:val="yellow"/>
          <w:rtl w:val="0"/>
        </w:rPr>
        <w:t xml:space="preserve">Sxx-Sxx</w:t>
      </w:r>
    </w:p>
    <w:p w:rsidR="00000000" w:rsidDel="00000000" w:rsidP="00000000" w:rsidRDefault="00000000" w:rsidRPr="00000000" w14:paraId="0000003C">
      <w:pPr>
        <w:ind w:left="720" w:firstLine="0"/>
        <w:rPr/>
      </w:pPr>
      <w:r w:rsidDel="00000000" w:rsidR="00000000" w:rsidRPr="00000000">
        <w:rPr>
          <w:rtl w:val="0"/>
        </w:rPr>
        <w:t xml:space="preserve">References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bookmarkStart w:colFirst="0" w:colLast="0" w:name="bookmark=id.n9659qx2snu2" w:id="0"/>
    <w:bookmarkEnd w:id="0"/>
    <w:bookmarkStart w:colFirst="0" w:colLast="0" w:name="bookmark=id.3el89bkl1e8" w:id="1"/>
    <w:bookmarkEnd w:id="1"/>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Materials and Methods</w:t>
      </w:r>
    </w:p>
    <w:sdt>
      <w:sdtPr>
        <w:id w:val="-1559631277"/>
        <w:tag w:val="goog_rdk_11"/>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ja Becker" w:id="0" w:date="2025-11-20T07:52:43Z"/>
              <w:u w:val="single"/>
              <w:rPrChange w:author="Maja Becker" w:id="1" w:date="2025-11-20T07:52:43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sdt>
            <w:sdtPr>
              <w:id w:val="-753957226"/>
              <w:tag w:val="goog_rdk_1"/>
            </w:sdtPr>
            <w:sdtContent>
              <w:ins w:author="Maja Becker" w:id="0" w:date="2025-11-20T07:52:43Z"/>
              <w:sdt>
                <w:sdtPr>
                  <w:id w:val="-1084109529"/>
                  <w:tag w:val="goog_rdk_2"/>
                </w:sdtPr>
                <w:sdtContent>
                  <w:commentRangeStart w:id="0"/>
                </w:sdtContent>
              </w:sdt>
              <w:ins w:author="Maja Becker" w:id="0" w:date="2025-11-20T07:52:43Z">
                <w:sdt>
                  <w:sdtPr>
                    <w:id w:val="1779061734"/>
                    <w:tag w:val="goog_rdk_3"/>
                  </w:sdtPr>
                  <w:sdtContent>
                    <w:commentRangeStart w:id="1"/>
                  </w:sdtContent>
                </w:sdt>
                <w:sdt>
                  <w:sdtPr>
                    <w:id w:val="1185465102"/>
                    <w:tag w:val="goog_rdk_4"/>
                  </w:sdtPr>
                  <w:sdtContent>
                    <w:commentRangeStart w:id="2"/>
                  </w:sdtContent>
                </w:sdt>
                <w:sdt>
                  <w:sdtPr>
                    <w:id w:val="-613692199"/>
                    <w:tag w:val="goog_rdk_5"/>
                  </w:sdtPr>
                  <w:sdtContent>
                    <w:commentRangeStart w:id="3"/>
                  </w:sdtContent>
                </w:sdt>
                <w:sdt>
                  <w:sdtPr>
                    <w:id w:val="-518769753"/>
                    <w:tag w:val="goog_rdk_6"/>
                  </w:sdtPr>
                  <w:sdtContent>
                    <w:commentRangeStart w:id="0"/>
                  </w:sdtContent>
                </w:sdt>
                <w:commentRangeEnd w:id="0"/>
                <w:r w:rsidDel="00000000" w:rsidR="00000000" w:rsidRPr="00000000">
                  <w:commentReference w:id="0"/>
                </w:r>
                <w:sdt>
                  <w:sdtPr>
                    <w:id w:val="-1319607355"/>
                    <w:tag w:val="goog_rdk_7"/>
                  </w:sdtPr>
                  <w:sdtContent>
                    <w:commentRangeStart w:id="1"/>
                  </w:sdtContent>
                </w:sdt>
                <w:commentRangeEnd w:id="1"/>
                <w:r w:rsidDel="00000000" w:rsidR="00000000" w:rsidRPr="00000000">
                  <w:commentReference w:id="1"/>
                </w:r>
                <w:sdt>
                  <w:sdtPr>
                    <w:id w:val="1106407475"/>
                    <w:tag w:val="goog_rdk_8"/>
                  </w:sdtPr>
                  <w:sdtContent>
                    <w:commentRangeStart w:id="2"/>
                  </w:sdtContent>
                </w:sdt>
                <w:commentRangeEnd w:id="2"/>
                <w:r w:rsidDel="00000000" w:rsidR="00000000" w:rsidRPr="00000000">
                  <w:commentReference w:id="2"/>
                </w:r>
                <w:sdt>
                  <w:sdtPr>
                    <w:id w:val="1776263337"/>
                    <w:tag w:val="goog_rdk_9"/>
                  </w:sdtPr>
                  <w:sdtContent>
                    <w:commentRangeStart w:id="3"/>
                  </w:sdtContent>
                </w:sdt>
                <w:commentRangeEnd w:id="3"/>
                <w:r w:rsidDel="00000000" w:rsidR="00000000" w:rsidRPr="00000000">
                  <w:commentReference w:id="3"/>
                </w:r>
                <w:sdt>
                  <w:sdtPr>
                    <w:id w:val="-604738444"/>
                    <w:tag w:val="goog_rdk_10"/>
                  </w:sdtPr>
                  <w:sdtContent>
                    <w:r w:rsidDel="00000000" w:rsidR="00000000" w:rsidRPr="00000000">
                      <w:rPr>
                        <w:u w:val="single"/>
                        <w:rtl w:val="0"/>
                        <w:rPrChange w:author="Maja Becker" w:id="1" w:date="2025-11-20T07:52:43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Ethics </w:t>
                    </w:r>
                  </w:sdtContent>
                </w:sdt>
              </w:ins>
            </w:sdtContent>
          </w:sdt>
        </w:p>
      </w:sdtContent>
    </w:sdt>
    <w:sdt>
      <w:sdtPr>
        <w:id w:val="-691023821"/>
        <w:tag w:val="goog_rdk_22"/>
      </w:sdtPr>
      <w:sdtContent>
        <w:p w:rsidR="00000000" w:rsidDel="00000000" w:rsidP="00000000" w:rsidRDefault="00000000" w:rsidRPr="00000000" w14:paraId="00000041">
          <w:pPr>
            <w:ind w:firstLine="480"/>
            <w:rPr>
              <w:ins w:author="Maja Becker" w:id="0" w:date="2025-11-20T07:52:43Z"/>
              <w:rPrChange w:author="Maja Becker" w:id="1" w:date="2025-11-20T07:52:43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sdt>
            <w:sdtPr>
              <w:id w:val="-1865778681"/>
              <w:tag w:val="goog_rdk_12"/>
            </w:sdtPr>
            <w:sdtContent>
              <w:ins w:author="Maja Becker" w:id="0" w:date="2025-11-20T07:52:43Z"/>
              <w:sdt>
                <w:sdtPr>
                  <w:id w:val="-1857390478"/>
                  <w:tag w:val="goog_rdk_13"/>
                </w:sdtPr>
                <w:sdtContent>
                  <w:ins w:author="Maja Becker" w:id="0" w:date="2025-11-20T07:52:43Z">
                    <w:r w:rsidDel="00000000" w:rsidR="00000000" w:rsidRPr="00000000">
                      <w:rPr>
                        <w:rtl w:val="0"/>
                        <w:rPrChange w:author="Maja Becker" w:id="1" w:date="2025-11-20T07:52:43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A total of 173 labs completed ethics documentation for data collection, </w:t>
                    </w:r>
                  </w:ins>
                </w:sdtContent>
              </w:sdt>
              <w:ins w:author="Maja Becker" w:id="0" w:date="2025-11-20T07:52:43Z">
                <w:sdt>
                  <w:sdtPr>
                    <w:id w:val="-2129441451"/>
                    <w:tag w:val="goog_rdk_14"/>
                  </w:sdtPr>
                  <w:sdtContent>
                    <w:commentRangeStart w:id="4"/>
                  </w:sdtContent>
                </w:sdt>
                <w:sdt>
                  <w:sdtPr>
                    <w:id w:val="-994171962"/>
                    <w:tag w:val="goog_rdk_15"/>
                  </w:sdtPr>
                  <w:sdtContent>
                    <w:commentRangeStart w:id="5"/>
                  </w:sdtContent>
                </w:sdt>
                <w:sdt>
                  <w:sdtPr>
                    <w:id w:val="915559459"/>
                    <w:tag w:val="goog_rdk_16"/>
                  </w:sdtPr>
                  <w:sdtContent>
                    <w:r w:rsidDel="00000000" w:rsidR="00000000" w:rsidRPr="00000000">
                      <w:rPr>
                        <w:rtl w:val="0"/>
                        <w:rPrChange w:author="Maja Becker" w:id="1" w:date="2025-11-20T07:52:43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and xx labs in xx geopolitical regions collected data for the stu</w:t>
                    </w:r>
                  </w:sdtContent>
                </w:sdt>
                <w:commentRangeEnd w:id="4"/>
                <w:r w:rsidDel="00000000" w:rsidR="00000000" w:rsidRPr="00000000">
                  <w:commentReference w:id="4"/>
                </w:r>
                <w:commentRangeEnd w:id="5"/>
                <w:r w:rsidDel="00000000" w:rsidR="00000000" w:rsidRPr="00000000">
                  <w:commentReference w:id="5"/>
                </w:r>
                <w:sdt>
                  <w:sdtPr>
                    <w:id w:val="-610072290"/>
                    <w:tag w:val="goog_rdk_17"/>
                  </w:sdtPr>
                  <w:sdtContent>
                    <w:r w:rsidDel="00000000" w:rsidR="00000000" w:rsidRPr="00000000">
                      <w:rPr>
                        <w:rtl w:val="0"/>
                        <w:rPrChange w:author="Maja Becker" w:id="1" w:date="2025-11-20T07:52:43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dy. Each of the final data collection labs obtained local ethical review (104), relied on the ethical review provided either by York University or by another Review Board in the same geopolitical region (60), or provided evidence that no ethical review was required (8). A record of approvals is hosted on the Open Science Framework (OSF; </w:t>
                    </w:r>
                  </w:sdtContent>
                </w:sdt>
                <w:sdt>
                  <w:sdtPr>
                    <w:id w:val="1389619124"/>
                    <w:tag w:val="goog_rdk_18"/>
                  </w:sdtPr>
                  <w:sdtContent>
                    <w:commentRangeStart w:id="6"/>
                  </w:sdtContent>
                </w:sdt>
                <w:sdt>
                  <w:sdtPr>
                    <w:id w:val="251338196"/>
                    <w:tag w:val="goog_rdk_19"/>
                  </w:sdtPr>
                  <w:sdtContent>
                    <w:commentRangeStart w:id="7"/>
                  </w:sdtContent>
                </w:sdt>
                <w:r w:rsidDel="00000000" w:rsidR="00000000" w:rsidRPr="00000000">
                  <w:fldChar w:fldCharType="begin"/>
                </w:r>
                <w:r w:rsidDel="00000000" w:rsidR="00000000" w:rsidRPr="00000000">
                  <w:instrText xml:space="preserve">HYPERLINK "https://osf.io/mt6dw"</w:instrText>
                </w:r>
                <w:r w:rsidDel="00000000" w:rsidR="00000000" w:rsidRPr="00000000">
                  <w:fldChar w:fldCharType="separate"/>
                </w:r>
                <w:sdt>
                  <w:sdtPr>
                    <w:id w:val="2056780018"/>
                    <w:tag w:val="goog_rdk_20"/>
                  </w:sdtPr>
                  <w:sdtContent>
                    <w:r w:rsidDel="00000000" w:rsidR="00000000" w:rsidRPr="00000000">
                      <w:rPr>
                        <w:color w:val="1155cc"/>
                        <w:u w:val="single"/>
                        <w:rtl w:val="0"/>
                        <w:rPrChange w:author="Maja Becker" w:id="1" w:date="2025-11-20T07:52:43Z">
                          <w:rPr>
                            <w:color w:val="1155cc"/>
                            <w:u w:val="single"/>
                          </w:rPr>
                        </w:rPrChange>
                      </w:rPr>
                      <w:t xml:space="preserve">https://osf.io/mt6dw</w:t>
                    </w:r>
                  </w:sdtContent>
                </w:sdt>
                <w:r w:rsidDel="00000000" w:rsidR="00000000" w:rsidRPr="00000000">
                  <w:fldChar w:fldCharType="end"/>
                </w:r>
                <w:commentRangeEnd w:id="6"/>
                <w:r w:rsidDel="00000000" w:rsidR="00000000" w:rsidRPr="00000000">
                  <w:commentReference w:id="6"/>
                </w:r>
                <w:commentRangeEnd w:id="7"/>
                <w:r w:rsidDel="00000000" w:rsidR="00000000" w:rsidRPr="00000000">
                  <w:commentReference w:id="7"/>
                </w:r>
                <w:sdt>
                  <w:sdtPr>
                    <w:id w:val="838852941"/>
                    <w:tag w:val="goog_rdk_21"/>
                  </w:sdtPr>
                  <w:sdtContent>
                    <w:r w:rsidDel="00000000" w:rsidR="00000000" w:rsidRPr="00000000">
                      <w:rPr>
                        <w:rtl w:val="0"/>
                        <w:rPrChange w:author="Maja Becker" w:id="1" w:date="2025-11-20T07:52:43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 We obtained informed consent from all participants.</w:t>
                    </w:r>
                  </w:sdtContent>
                </w:sdt>
              </w:ins>
            </w:sdtContent>
          </w:sdt>
        </w:p>
      </w:sdtContent>
    </w:sd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Sample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Power considerations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all power calculations involving significance testing (see “Preregistered analysis plan”), we used an alpha level of .05, as we consider 5% probability of Type I error acceptable, given the relatively low risk of consequences of this type of error. We aimed to collect data from at least 50 countries, which would be sufficient to detect a medium-sized correlation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.38 in country-level analyses with 80% power. This sample size would also be sufficient for multilevel analyses (Maas &amp; Hox, 2005) to explore potential person-environment interactions. Based on power analysis for all other hypotheses we planned to test, we aimed to recruit 300 participants per country. If the sample size in a country was lower than 300 but higher than 100 after making all reasonable efforts to recruit more participants, the sample was still included in the main analysis. If the sample size was between 50 and 100 participants, it was only included in multilevel analyses testing associations across all samples, but not in the alignment optimization procedure. If the sample size was below 50, the sample was dropped from all analyses.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Inclusion and Exclusion Criteria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data from participants who were 18 years or older and were born and currently reside in the country of data collection were included in the analyses. Both student samples and local community samples were included,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participants of all ethnic and religious backgrounds could take 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questionnaire included three attention checks that read “Hello, are you still paying attention? If you are reading this question, please choose the option [scale label consistent with the scale in that block]”. The attention checks were embedded in questionnaire blocks close to the beginning (DHF norms), the middle (attitudes toward violence), and the end of the survey (moral foundations). Participants who failed two or three of them were excluded. For tests including the dictator and ultimatum games, participants who failed the comprehension questions for the respective game were included.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sdt>
        <w:sdtPr>
          <w:id w:val="45637054"/>
          <w:tag w:val="goog_rdk_23"/>
        </w:sdtPr>
        <w:sdtContent>
          <w:commentRangeStart w:id="8"/>
        </w:sdtContent>
      </w:sdt>
      <w:sdt>
        <w:sdtPr>
          <w:id w:val="797164587"/>
          <w:tag w:val="goog_rdk_24"/>
        </w:sdtPr>
        <w:sdtContent>
          <w:commentRangeStart w:id="9"/>
        </w:sdtContent>
      </w:sdt>
      <w:sdt>
        <w:sdtPr>
          <w:id w:val="1124906880"/>
          <w:tag w:val="goog_rdk_25"/>
        </w:sdtPr>
        <w:sdtContent>
          <w:commentRangeStart w:id="10"/>
        </w:sdtContent>
      </w:sdt>
      <w:sdt>
        <w:sdtPr>
          <w:id w:val="85500238"/>
          <w:tag w:val="goog_rdk_26"/>
        </w:sdtPr>
        <w:sdtContent>
          <w:commentRangeStart w:id="11"/>
        </w:sdtContent>
      </w:sdt>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Sample summary</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sdt>
      <w:sdtPr>
        <w:id w:val="1155800854"/>
        <w:tag w:val="goog_rdk_29"/>
      </w:sdtPr>
      <w:sdtContent>
        <w:p w:rsidR="00000000" w:rsidDel="00000000" w:rsidP="00000000" w:rsidRDefault="00000000" w:rsidRPr="00000000" w14:paraId="00000048">
          <w:pPr>
            <w:ind w:firstLine="720"/>
            <w:jc w:val="both"/>
            <w:rPr/>
            <w:pPrChange w:author="Ani Grigoryan" w:id="0" w:date="2025-12-08T12:35:14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pPr>
            </w:pPrChange>
          </w:pPr>
          <w:r w:rsidDel="00000000" w:rsidR="00000000" w:rsidRPr="00000000">
            <w:rPr>
              <w:rtl w:val="0"/>
            </w:rPr>
            <w:t xml:space="preserve">Data were collected by collaborating research labs using convenience sampling, snowball sampling, and/or random sampling methods for both student and community samples. The initial sample consisted of 38,575 participants. After applying exclusion criteria, the final sample included 26,511 participants from 64 countries, representing a retention rate of 68.7%. Age restrictions (&lt; 18 years old) resulted in the exclusion of 424 participants (1.1%). Migration status criteria (not born and raised in the country of data collection) led to the exclusion of 2,250 participants (5.9%). The largest exclusion was due to attention check failures, with 9,281 participants (25.85%) failing two or more attention checks. Finally, 109 participants (0.41%) were excluded because their countries had fewer than 50 participants in the final sample.</w:t>
          </w:r>
          <w:r w:rsidDel="00000000" w:rsidR="00000000" w:rsidRPr="00000000">
            <w:rPr>
              <w:rtl w:val="0"/>
            </w:rPr>
          </w:r>
          <w:sdt>
            <w:sdtPr>
              <w:id w:val="804065231"/>
              <w:tag w:val="goog_rdk_27"/>
            </w:sdtPr>
            <w:sdtContent>
              <w:commentRangeStart w:id="12"/>
            </w:sdtContent>
          </w:sdt>
          <w:commentRangeEnd w:id="12"/>
          <w:r w:rsidDel="00000000" w:rsidR="00000000" w:rsidRPr="00000000">
            <w:commentReference w:id="12"/>
          </w:r>
          <w:sdt>
            <w:sdtPr>
              <w:id w:val="494663268"/>
              <w:tag w:val="goog_rdk_28"/>
            </w:sdtPr>
            <w:sdtContent>
              <w:commentRangeStart w:id="13"/>
            </w:sdtContent>
          </w:sdt>
          <w:commentRangeEnd w:id="13"/>
          <w:r w:rsidDel="00000000" w:rsidR="00000000" w:rsidRPr="00000000">
            <w:commentReference w:id="13"/>
          </w:r>
        </w:p>
      </w:sdtContent>
    </w:sd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sample (N = 26,511) ranged in age from18 to 92 years old, M = 25.4, SD = 10.1. Women constituted 66% of the sample, men – 32%, non-binary people – 0.8%, and another 1.2% selected “other” or preferred not to answer. Across countries, 70% were students and 70% belonged to the largest ethnic group in their country. In terms of religion, 43% identified as Christian, 26% had no religious affiliation (atheist/agnostic), 16% as Muslim, 2% as Jewish, 2% Hindu, 3% Buddhist, and 8% selected “other” or preferred not to answer. Sample size and composition by country is presented in Table S1.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pPr>
      <w:r w:rsidDel="00000000" w:rsidR="00000000" w:rsidRPr="00000000">
        <w:rPr>
          <w:rtl w:val="0"/>
        </w:rPr>
        <w:t xml:space="preserve">For analyses involving the dictator game, the sample comprised 21,544 participants (81.3% of the final sample), with 4,967 participants (18.7%) excluded due to failed comprehension checks. For the ultimatum game, the sample included 20,626 participants (77.8% of the final sample), with 5,885 participants (22.2%) excluded due to failed comprehension checks.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573941455"/>
          <w:tag w:val="goog_rdk_30"/>
        </w:sdtPr>
        <w:sdtContent>
          <w:commentRangeStart w:id="14"/>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Sample composition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20"/>
        <w:gridCol w:w="2415"/>
        <w:gridCol w:w="1365"/>
        <w:gridCol w:w="645"/>
        <w:gridCol w:w="1320"/>
        <w:gridCol w:w="1380"/>
        <w:gridCol w:w="765"/>
        <w:tblGridChange w:id="0">
          <w:tblGrid>
            <w:gridCol w:w="975"/>
            <w:gridCol w:w="720"/>
            <w:gridCol w:w="2415"/>
            <w:gridCol w:w="1365"/>
            <w:gridCol w:w="645"/>
            <w:gridCol w:w="1320"/>
            <w:gridCol w:w="1380"/>
            <w:gridCol w:w="765"/>
          </w:tblGrid>
        </w:tblGridChange>
      </w:tblGrid>
      <w:tr>
        <w:trPr>
          <w:cantSplit w:val="0"/>
          <w:trHeight w:val="300" w:hRule="atLeast"/>
          <w:tblHeader w:val="0"/>
        </w:trPr>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E">
            <w:pPr>
              <w:jc w:val="center"/>
              <w:rPr/>
            </w:pPr>
            <w:r w:rsidDel="00000000" w:rsidR="00000000" w:rsidRPr="00000000">
              <w:rPr>
                <w:rtl w:val="0"/>
              </w:rPr>
              <w:t xml:space="preserve">Country</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F">
            <w:pPr>
              <w:jc w:val="center"/>
              <w:rPr/>
            </w:pPr>
            <w:r w:rsidDel="00000000" w:rsidR="00000000" w:rsidRPr="00000000">
              <w:rPr>
                <w:rtl w:val="0"/>
              </w:rPr>
              <w:t xml:space="preserve">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0">
            <w:pPr>
              <w:jc w:val="center"/>
              <w:rPr/>
            </w:pPr>
            <w:r w:rsidDel="00000000" w:rsidR="00000000" w:rsidRPr="00000000">
              <w:rPr>
                <w:rtl w:val="0"/>
              </w:rPr>
              <w:t xml:space="preserve">Languages Used</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1">
            <w:pPr>
              <w:jc w:val="center"/>
              <w:rPr/>
            </w:pPr>
            <w:r w:rsidDel="00000000" w:rsidR="00000000" w:rsidRPr="00000000">
              <w:rPr>
                <w:rtl w:val="0"/>
              </w:rPr>
              <w:t xml:space="preserve">Age Mean (SD)</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2">
            <w:pPr>
              <w:jc w:val="center"/>
              <w:rPr/>
            </w:pPr>
            <w:r w:rsidDel="00000000" w:rsidR="00000000" w:rsidRPr="00000000">
              <w:rPr>
                <w:rtl w:val="0"/>
              </w:rPr>
              <w:t xml:space="preserve">% Women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3">
            <w:pPr>
              <w:jc w:val="center"/>
              <w:rPr/>
            </w:pPr>
            <w:r w:rsidDel="00000000" w:rsidR="00000000" w:rsidRPr="00000000">
              <w:rPr>
                <w:rtl w:val="0"/>
              </w:rPr>
              <w:t xml:space="preserve">Largest Ethnic   Group</w:t>
            </w:r>
            <w:r w:rsidDel="00000000" w:rsidR="00000000" w:rsidRPr="00000000">
              <w:rPr>
                <w:vertAlign w:val="superscript"/>
              </w:rPr>
              <w:footnoteReference w:customMarkFollows="0" w:id="0"/>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4">
            <w:pPr>
              <w:jc w:val="center"/>
              <w:rPr/>
            </w:pPr>
            <w:r w:rsidDel="00000000" w:rsidR="00000000" w:rsidRPr="00000000">
              <w:rPr>
                <w:rtl w:val="0"/>
              </w:rPr>
              <w:t xml:space="preserve">Largest Religious Group (%)</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5">
            <w:pPr>
              <w:jc w:val="center"/>
              <w:rPr/>
            </w:pPr>
            <w:r w:rsidDel="00000000" w:rsidR="00000000" w:rsidRPr="00000000">
              <w:rPr>
                <w:rtl w:val="0"/>
              </w:rPr>
              <w:t xml:space="preserve">% Students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6">
            <w:pPr>
              <w:rPr/>
            </w:pPr>
            <w:r w:rsidDel="00000000" w:rsidR="00000000" w:rsidRPr="00000000">
              <w:rPr>
                <w:rtl w:val="0"/>
              </w:rPr>
              <w:t xml:space="preserve">Turkey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7">
            <w:pPr>
              <w:jc w:val="right"/>
              <w:rPr/>
            </w:pPr>
            <w:r w:rsidDel="00000000" w:rsidR="00000000" w:rsidRPr="00000000">
              <w:rPr>
                <w:rtl w:val="0"/>
              </w:rPr>
              <w:t xml:space="preserve">1897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8">
            <w:pPr>
              <w:rPr/>
            </w:pPr>
            <w:r w:rsidDel="00000000" w:rsidR="00000000" w:rsidRPr="00000000">
              <w:rPr>
                <w:rtl w:val="0"/>
              </w:rPr>
              <w:t xml:space="preserve">Turkish (99.9%); English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9">
            <w:pPr>
              <w:rPr/>
            </w:pPr>
            <w:r w:rsidDel="00000000" w:rsidR="00000000" w:rsidRPr="00000000">
              <w:rPr>
                <w:rtl w:val="0"/>
              </w:rPr>
              <w:t xml:space="preserve">23.8 (7.2)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A">
            <w:pPr>
              <w:jc w:val="right"/>
              <w:rPr/>
            </w:pPr>
            <w:r w:rsidDel="00000000" w:rsidR="00000000" w:rsidRPr="00000000">
              <w:rPr>
                <w:rtl w:val="0"/>
              </w:rPr>
              <w:t xml:space="preserve">74,2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B">
            <w:pPr>
              <w:rPr/>
            </w:pPr>
            <w:r w:rsidDel="00000000" w:rsidR="00000000" w:rsidRPr="00000000">
              <w:rPr>
                <w:rtl w:val="0"/>
              </w:rPr>
              <w:t xml:space="preserve">Turk (83.9%)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C">
            <w:pPr>
              <w:rPr/>
            </w:pPr>
            <w:r w:rsidDel="00000000" w:rsidR="00000000" w:rsidRPr="00000000">
              <w:rPr>
                <w:rtl w:val="0"/>
              </w:rPr>
              <w:t xml:space="preserve">Islam (79.1%)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D">
            <w:pPr>
              <w:jc w:val="right"/>
              <w:rPr/>
            </w:pPr>
            <w:r w:rsidDel="00000000" w:rsidR="00000000" w:rsidRPr="00000000">
              <w:rPr>
                <w:rtl w:val="0"/>
              </w:rPr>
              <w:t xml:space="preserve">85,3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E">
            <w:pPr>
              <w:rPr/>
            </w:pPr>
            <w:r w:rsidDel="00000000" w:rsidR="00000000" w:rsidRPr="00000000">
              <w:rPr>
                <w:rtl w:val="0"/>
              </w:rPr>
              <w:t xml:space="preserve">United States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F">
            <w:pPr>
              <w:jc w:val="right"/>
              <w:rPr/>
            </w:pPr>
            <w:r w:rsidDel="00000000" w:rsidR="00000000" w:rsidRPr="00000000">
              <w:rPr>
                <w:rtl w:val="0"/>
              </w:rPr>
              <w:t xml:space="preserve">1577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0">
            <w:pPr>
              <w:rPr/>
            </w:pPr>
            <w:r w:rsidDel="00000000" w:rsidR="00000000" w:rsidRPr="00000000">
              <w:rPr>
                <w:rtl w:val="0"/>
              </w:rPr>
              <w:t xml:space="preserve">English (99.7%); Spanish (0.2%); Slovak (0.1%); Vietnamese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1">
            <w:pPr>
              <w:rPr/>
            </w:pPr>
            <w:r w:rsidDel="00000000" w:rsidR="00000000" w:rsidRPr="00000000">
              <w:rPr>
                <w:rtl w:val="0"/>
              </w:rPr>
              <w:t xml:space="preserve">20 (4.1)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2">
            <w:pPr>
              <w:jc w:val="right"/>
              <w:rPr/>
            </w:pPr>
            <w:r w:rsidDel="00000000" w:rsidR="00000000" w:rsidRPr="00000000">
              <w:rPr>
                <w:rtl w:val="0"/>
              </w:rPr>
              <w:t xml:space="preserve">72,1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3">
            <w:pPr>
              <w:rPr/>
            </w:pPr>
            <w:r w:rsidDel="00000000" w:rsidR="00000000" w:rsidRPr="00000000">
              <w:rPr>
                <w:rtl w:val="0"/>
              </w:rPr>
              <w:t xml:space="preserve">White (45.5%)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4">
            <w:pPr>
              <w:rPr/>
            </w:pPr>
            <w:r w:rsidDel="00000000" w:rsidR="00000000" w:rsidRPr="00000000">
              <w:rPr>
                <w:rtl w:val="0"/>
              </w:rPr>
              <w:t xml:space="preserve">Christianity (48.9%)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5">
            <w:pPr>
              <w:jc w:val="right"/>
              <w:rPr/>
            </w:pPr>
            <w:r w:rsidDel="00000000" w:rsidR="00000000" w:rsidRPr="00000000">
              <w:rPr>
                <w:rtl w:val="0"/>
              </w:rPr>
              <w:t xml:space="preserve">94,6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6">
            <w:pPr>
              <w:rPr/>
            </w:pPr>
            <w:r w:rsidDel="00000000" w:rsidR="00000000" w:rsidRPr="00000000">
              <w:rPr>
                <w:rtl w:val="0"/>
              </w:rPr>
              <w:t xml:space="preserve">Kenya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7">
            <w:pPr>
              <w:jc w:val="right"/>
              <w:rPr/>
            </w:pPr>
            <w:r w:rsidDel="00000000" w:rsidR="00000000" w:rsidRPr="00000000">
              <w:rPr>
                <w:rtl w:val="0"/>
              </w:rPr>
              <w:t xml:space="preserve">1271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8">
            <w:pPr>
              <w:rPr/>
            </w:pPr>
            <w:r w:rsidDel="00000000" w:rsidR="00000000" w:rsidRPr="00000000">
              <w:rPr>
                <w:rtl w:val="0"/>
              </w:rPr>
              <w:t xml:space="preserve">English (92.2%); Kiswahili (7.8%)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9">
            <w:pPr>
              <w:rPr/>
            </w:pPr>
            <w:r w:rsidDel="00000000" w:rsidR="00000000" w:rsidRPr="00000000">
              <w:rPr>
                <w:rtl w:val="0"/>
              </w:rPr>
              <w:t xml:space="preserve">19.9 (4.3)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A">
            <w:pPr>
              <w:jc w:val="right"/>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B">
            <w:pPr>
              <w:rPr/>
            </w:pPr>
            <w:r w:rsidDel="00000000" w:rsidR="00000000" w:rsidRPr="00000000">
              <w:rPr>
                <w:rtl w:val="0"/>
              </w:rPr>
              <w:t xml:space="preserve">Luhya (30.5%)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C">
            <w:pPr>
              <w:rPr/>
            </w:pPr>
            <w:r w:rsidDel="00000000" w:rsidR="00000000" w:rsidRPr="00000000">
              <w:rPr>
                <w:rtl w:val="0"/>
              </w:rPr>
              <w:t xml:space="preserve">Christianity (92.9%)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D">
            <w:pPr>
              <w:jc w:val="right"/>
              <w:rPr/>
            </w:pPr>
            <w:r w:rsidDel="00000000" w:rsidR="00000000" w:rsidRPr="00000000">
              <w:rPr>
                <w:rtl w:val="0"/>
              </w:rPr>
              <w:t xml:space="preserve">55,2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E">
            <w:pPr>
              <w:rPr/>
            </w:pPr>
            <w:r w:rsidDel="00000000" w:rsidR="00000000" w:rsidRPr="00000000">
              <w:rPr>
                <w:rtl w:val="0"/>
              </w:rPr>
              <w:t xml:space="preserve">South Africa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F">
            <w:pPr>
              <w:jc w:val="right"/>
              <w:rPr/>
            </w:pPr>
            <w:r w:rsidDel="00000000" w:rsidR="00000000" w:rsidRPr="00000000">
              <w:rPr>
                <w:rtl w:val="0"/>
              </w:rPr>
              <w:t xml:space="preserve">1020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0">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1">
            <w:pPr>
              <w:rPr/>
            </w:pPr>
            <w:r w:rsidDel="00000000" w:rsidR="00000000" w:rsidRPr="00000000">
              <w:rPr>
                <w:rtl w:val="0"/>
              </w:rPr>
              <w:t xml:space="preserve">20.4 (5.9)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2">
            <w:pPr>
              <w:jc w:val="right"/>
              <w:rPr/>
            </w:pPr>
            <w:r w:rsidDel="00000000" w:rsidR="00000000" w:rsidRPr="00000000">
              <w:rPr>
                <w:rtl w:val="0"/>
              </w:rPr>
              <w:t xml:space="preserve">60,6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3">
            <w:pPr>
              <w:rPr/>
            </w:pPr>
            <w:r w:rsidDel="00000000" w:rsidR="00000000" w:rsidRPr="00000000">
              <w:rPr>
                <w:rtl w:val="0"/>
              </w:rPr>
              <w:t xml:space="preserve">Black African (62.8%)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4">
            <w:pPr>
              <w:rPr/>
            </w:pPr>
            <w:r w:rsidDel="00000000" w:rsidR="00000000" w:rsidRPr="00000000">
              <w:rPr>
                <w:rtl w:val="0"/>
              </w:rPr>
              <w:t xml:space="preserve">Christianity (76.1%)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5">
            <w:pPr>
              <w:jc w:val="right"/>
              <w:rPr/>
            </w:pPr>
            <w:r w:rsidDel="00000000" w:rsidR="00000000" w:rsidRPr="00000000">
              <w:rPr>
                <w:rtl w:val="0"/>
              </w:rPr>
              <w:t xml:space="preserve">28,3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6">
            <w:pPr>
              <w:rPr/>
            </w:pPr>
            <w:r w:rsidDel="00000000" w:rsidR="00000000" w:rsidRPr="00000000">
              <w:rPr>
                <w:rtl w:val="0"/>
              </w:rPr>
              <w:t xml:space="preserve">Namibia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7">
            <w:pPr>
              <w:jc w:val="right"/>
              <w:rPr/>
            </w:pPr>
            <w:r w:rsidDel="00000000" w:rsidR="00000000" w:rsidRPr="00000000">
              <w:rPr>
                <w:rtl w:val="0"/>
              </w:rPr>
              <w:t xml:space="preserve">973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8">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9">
            <w:pPr>
              <w:rPr/>
            </w:pPr>
            <w:r w:rsidDel="00000000" w:rsidR="00000000" w:rsidRPr="00000000">
              <w:rPr>
                <w:rtl w:val="0"/>
              </w:rPr>
              <w:t xml:space="preserve">18.3 (0.7)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A">
            <w:pPr>
              <w:jc w:val="right"/>
              <w:rPr/>
            </w:pPr>
            <w:r w:rsidDel="00000000" w:rsidR="00000000" w:rsidRPr="00000000">
              <w:rPr>
                <w:rtl w:val="0"/>
              </w:rPr>
              <w:t xml:space="preserve">55,1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B">
            <w:pPr>
              <w:jc w:val="right"/>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C">
            <w:pPr>
              <w:rPr/>
            </w:pPr>
            <w:r w:rsidDel="00000000" w:rsidR="00000000" w:rsidRPr="00000000">
              <w:rPr>
                <w:rtl w:val="0"/>
              </w:rPr>
              <w:t xml:space="preserve">Christianity (87.6%)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D">
            <w:pPr>
              <w:jc w:val="right"/>
              <w:rPr/>
            </w:pPr>
            <w:r w:rsidDel="00000000" w:rsidR="00000000" w:rsidRPr="00000000">
              <w:rPr>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E">
            <w:pPr>
              <w:rPr/>
            </w:pPr>
            <w:r w:rsidDel="00000000" w:rsidR="00000000" w:rsidRPr="00000000">
              <w:rPr>
                <w:rtl w:val="0"/>
              </w:rPr>
              <w:t xml:space="preserve">Australia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F">
            <w:pPr>
              <w:jc w:val="right"/>
              <w:rPr/>
            </w:pPr>
            <w:r w:rsidDel="00000000" w:rsidR="00000000" w:rsidRPr="00000000">
              <w:rPr>
                <w:rtl w:val="0"/>
              </w:rPr>
              <w:t xml:space="preserve">905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0">
            <w:pPr>
              <w:rPr/>
            </w:pPr>
            <w:r w:rsidDel="00000000" w:rsidR="00000000" w:rsidRPr="00000000">
              <w:rPr>
                <w:rtl w:val="0"/>
              </w:rPr>
              <w:t xml:space="preserve">English (99.9%); Croatian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1">
            <w:pPr>
              <w:rPr/>
            </w:pPr>
            <w:r w:rsidDel="00000000" w:rsidR="00000000" w:rsidRPr="00000000">
              <w:rPr>
                <w:rtl w:val="0"/>
              </w:rPr>
              <w:t xml:space="preserve">28.9 (13.4)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2">
            <w:pPr>
              <w:jc w:val="right"/>
              <w:rPr/>
            </w:pPr>
            <w:r w:rsidDel="00000000" w:rsidR="00000000" w:rsidRPr="00000000">
              <w:rPr>
                <w:rtl w:val="0"/>
              </w:rPr>
              <w:t xml:space="preserve">66,3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3">
            <w:pPr>
              <w:rPr/>
            </w:pPr>
            <w:r w:rsidDel="00000000" w:rsidR="00000000" w:rsidRPr="00000000">
              <w:rPr>
                <w:rtl w:val="0"/>
              </w:rPr>
              <w:t xml:space="preserve">White (69.9%)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4">
            <w:pPr>
              <w:rPr/>
            </w:pPr>
            <w:r w:rsidDel="00000000" w:rsidR="00000000" w:rsidRPr="00000000">
              <w:rPr>
                <w:rtl w:val="0"/>
              </w:rPr>
              <w:t xml:space="preserve">None (atheist/agnostic) (54.9%)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5">
            <w:pPr>
              <w:jc w:val="right"/>
              <w:rPr/>
            </w:pPr>
            <w:r w:rsidDel="00000000" w:rsidR="00000000" w:rsidRPr="00000000">
              <w:rPr>
                <w:rtl w:val="0"/>
              </w:rPr>
              <w:t xml:space="preserve">71,4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6">
            <w:pPr>
              <w:rPr/>
            </w:pPr>
            <w:r w:rsidDel="00000000" w:rsidR="00000000" w:rsidRPr="00000000">
              <w:rPr>
                <w:rtl w:val="0"/>
              </w:rPr>
              <w:t xml:space="preserve">Philippines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7">
            <w:pPr>
              <w:jc w:val="right"/>
              <w:rPr/>
            </w:pPr>
            <w:r w:rsidDel="00000000" w:rsidR="00000000" w:rsidRPr="00000000">
              <w:rPr>
                <w:rtl w:val="0"/>
              </w:rPr>
              <w:t xml:space="preserve">860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8">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9">
            <w:pPr>
              <w:rPr/>
            </w:pPr>
            <w:r w:rsidDel="00000000" w:rsidR="00000000" w:rsidRPr="00000000">
              <w:rPr>
                <w:rtl w:val="0"/>
              </w:rPr>
              <w:t xml:space="preserve">21.7 (5.9)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A">
            <w:pPr>
              <w:jc w:val="right"/>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B">
            <w:pPr>
              <w:rPr/>
            </w:pPr>
            <w:r w:rsidDel="00000000" w:rsidR="00000000" w:rsidRPr="00000000">
              <w:rPr>
                <w:rtl w:val="0"/>
              </w:rPr>
              <w:t xml:space="preserve">Tagalog (63.5%)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C">
            <w:pPr>
              <w:rPr/>
            </w:pPr>
            <w:r w:rsidDel="00000000" w:rsidR="00000000" w:rsidRPr="00000000">
              <w:rPr>
                <w:rtl w:val="0"/>
              </w:rPr>
              <w:t xml:space="preserve">Christianity (71.4%)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D">
            <w:pPr>
              <w:jc w:val="right"/>
              <w:rPr/>
            </w:pPr>
            <w:r w:rsidDel="00000000" w:rsidR="00000000" w:rsidRPr="00000000">
              <w:rPr>
                <w:rtl w:val="0"/>
              </w:rPr>
              <w:t xml:space="preserve">86,8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E">
            <w:pPr>
              <w:rPr/>
            </w:pPr>
            <w:r w:rsidDel="00000000" w:rsidR="00000000" w:rsidRPr="00000000">
              <w:rPr>
                <w:rtl w:val="0"/>
              </w:rPr>
              <w:t xml:space="preserve">Canada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F">
            <w:pPr>
              <w:jc w:val="right"/>
              <w:rPr/>
            </w:pPr>
            <w:r w:rsidDel="00000000" w:rsidR="00000000" w:rsidRPr="00000000">
              <w:rPr>
                <w:rtl w:val="0"/>
              </w:rPr>
              <w:t xml:space="preserve">701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0">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1">
            <w:pPr>
              <w:rPr/>
            </w:pPr>
            <w:r w:rsidDel="00000000" w:rsidR="00000000" w:rsidRPr="00000000">
              <w:rPr>
                <w:rtl w:val="0"/>
              </w:rPr>
              <w:t xml:space="preserve">20.1 (3.1)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2">
            <w:pPr>
              <w:jc w:val="right"/>
              <w:rPr/>
            </w:pPr>
            <w:r w:rsidDel="00000000" w:rsidR="00000000" w:rsidRPr="00000000">
              <w:rPr>
                <w:rtl w:val="0"/>
              </w:rPr>
              <w:t xml:space="preserve">82,7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3">
            <w:pPr>
              <w:rPr/>
            </w:pPr>
            <w:r w:rsidDel="00000000" w:rsidR="00000000" w:rsidRPr="00000000">
              <w:rPr>
                <w:rtl w:val="0"/>
              </w:rPr>
              <w:t xml:space="preserve">White or Caucasian (57.7%)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4">
            <w:pPr>
              <w:rPr/>
            </w:pPr>
            <w:r w:rsidDel="00000000" w:rsidR="00000000" w:rsidRPr="00000000">
              <w:rPr>
                <w:rtl w:val="0"/>
              </w:rPr>
              <w:t xml:space="preserve">Christianity (44%)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5">
            <w:pPr>
              <w:jc w:val="right"/>
              <w:rPr/>
            </w:pPr>
            <w:r w:rsidDel="00000000" w:rsidR="00000000" w:rsidRPr="00000000">
              <w:rPr>
                <w:rtl w:val="0"/>
              </w:rPr>
              <w:t xml:space="preserve">99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6">
            <w:pPr>
              <w:rPr/>
            </w:pPr>
            <w:r w:rsidDel="00000000" w:rsidR="00000000" w:rsidRPr="00000000">
              <w:rPr>
                <w:rtl w:val="0"/>
              </w:rPr>
              <w:t xml:space="preserve">Germany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7">
            <w:pPr>
              <w:jc w:val="right"/>
              <w:rPr/>
            </w:pPr>
            <w:r w:rsidDel="00000000" w:rsidR="00000000" w:rsidRPr="00000000">
              <w:rPr>
                <w:rtl w:val="0"/>
              </w:rPr>
              <w:t xml:space="preserve">699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8">
            <w:pPr>
              <w:rPr/>
            </w:pPr>
            <w:r w:rsidDel="00000000" w:rsidR="00000000" w:rsidRPr="00000000">
              <w:rPr>
                <w:rtl w:val="0"/>
              </w:rPr>
              <w:t xml:space="preserve">German (99.6%); Polish (0.1%); Portuguese (0.1%); Macedonian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9">
            <w:pPr>
              <w:rPr/>
            </w:pPr>
            <w:r w:rsidDel="00000000" w:rsidR="00000000" w:rsidRPr="00000000">
              <w:rPr>
                <w:rtl w:val="0"/>
              </w:rPr>
              <w:t xml:space="preserve">26.5 (6.8)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A">
            <w:pPr>
              <w:jc w:val="right"/>
              <w:rPr/>
            </w:pPr>
            <w:r w:rsidDel="00000000" w:rsidR="00000000" w:rsidRPr="00000000">
              <w:rPr>
                <w:rtl w:val="0"/>
              </w:rPr>
              <w:t xml:space="preserve">69,7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B">
            <w:pPr>
              <w:rPr/>
            </w:pPr>
            <w:r w:rsidDel="00000000" w:rsidR="00000000" w:rsidRPr="00000000">
              <w:rPr>
                <w:rtl w:val="0"/>
              </w:rPr>
              <w:t xml:space="preserve">German (85.7%)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C">
            <w:pPr>
              <w:rPr/>
            </w:pPr>
            <w:r w:rsidDel="00000000" w:rsidR="00000000" w:rsidRPr="00000000">
              <w:rPr>
                <w:rtl w:val="0"/>
              </w:rPr>
              <w:t xml:space="preserve">Christianity (46%)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D">
            <w:pPr>
              <w:jc w:val="right"/>
              <w:rPr/>
            </w:pPr>
            <w:r w:rsidDel="00000000" w:rsidR="00000000" w:rsidRPr="00000000">
              <w:rPr>
                <w:rtl w:val="0"/>
              </w:rPr>
              <w:t xml:space="preserve">50,3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E">
            <w:pPr>
              <w:rPr/>
            </w:pPr>
            <w:r w:rsidDel="00000000" w:rsidR="00000000" w:rsidRPr="00000000">
              <w:rPr>
                <w:rtl w:val="0"/>
              </w:rPr>
              <w:t xml:space="preserve">Croatia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F">
            <w:pPr>
              <w:jc w:val="right"/>
              <w:rPr/>
            </w:pPr>
            <w:r w:rsidDel="00000000" w:rsidR="00000000" w:rsidRPr="00000000">
              <w:rPr>
                <w:rtl w:val="0"/>
              </w:rPr>
              <w:t xml:space="preserve">671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0">
            <w:pPr>
              <w:rPr/>
            </w:pPr>
            <w:r w:rsidDel="00000000" w:rsidR="00000000" w:rsidRPr="00000000">
              <w:rPr>
                <w:rtl w:val="0"/>
              </w:rPr>
              <w:t xml:space="preserve">Italian (0.1%); Croatian (99.9%)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1">
            <w:pPr>
              <w:rPr/>
            </w:pPr>
            <w:r w:rsidDel="00000000" w:rsidR="00000000" w:rsidRPr="00000000">
              <w:rPr>
                <w:rtl w:val="0"/>
              </w:rPr>
              <w:t xml:space="preserve">29 (13.5)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2">
            <w:pPr>
              <w:jc w:val="right"/>
              <w:rPr/>
            </w:pPr>
            <w:r w:rsidDel="00000000" w:rsidR="00000000" w:rsidRPr="00000000">
              <w:rPr>
                <w:rtl w:val="0"/>
              </w:rPr>
              <w:t xml:space="preserve">61,3</w:t>
            </w:r>
          </w:p>
        </w:tc>
        <w:tc>
          <w:tcPr>
            <w:tcBorders>
              <w:top w:color="000000" w:space="0" w:sz="0" w:val="nil"/>
              <w:left w:color="000000" w:space="0" w:sz="0" w:val="nil"/>
              <w:bottom w:color="000000" w:space="0" w:sz="0" w:val="nil"/>
              <w:right w:color="000000" w:space="0" w:sz="0" w:val="nil"/>
            </w:tcBorders>
            <w:shd w:fill="ffff00" w:val="clear"/>
            <w:tcMar>
              <w:top w:w="0.0" w:type="dxa"/>
              <w:left w:w="100.0" w:type="dxa"/>
              <w:bottom w:w="0.0" w:type="dxa"/>
              <w:right w:w="100.0" w:type="dxa"/>
            </w:tcMar>
            <w:vAlign w:val="bottom"/>
          </w:tcPr>
          <w:p w:rsidR="00000000" w:rsidDel="00000000" w:rsidP="00000000" w:rsidRDefault="00000000" w:rsidRPr="00000000" w14:paraId="000000A3">
            <w:pPr>
              <w:rPr/>
            </w:pPr>
            <w:sdt>
              <w:sdtPr>
                <w:id w:val="-1193430657"/>
                <w:tag w:val="goog_rdk_31"/>
              </w:sdtPr>
              <w:sdtContent>
                <w:commentRangeStart w:id="15"/>
              </w:sdtContent>
            </w:sdt>
            <w:r w:rsidDel="00000000" w:rsidR="00000000" w:rsidRPr="00000000">
              <w:rPr>
                <w:rtl w:val="0"/>
              </w:rPr>
              <w:t xml:space="preserve">Croatian</w:t>
            </w:r>
            <w:commentRangeEnd w:id="15"/>
            <w:r w:rsidDel="00000000" w:rsidR="00000000" w:rsidRPr="00000000">
              <w:commentReference w:id="15"/>
            </w:r>
            <w:r w:rsidDel="00000000" w:rsidR="00000000" w:rsidRPr="00000000">
              <w:rPr>
                <w:rtl w:val="0"/>
              </w:rPr>
              <w:t xml:space="preserve"> (95.9%)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4">
            <w:pPr>
              <w:rPr/>
            </w:pPr>
            <w:r w:rsidDel="00000000" w:rsidR="00000000" w:rsidRPr="00000000">
              <w:rPr>
                <w:rtl w:val="0"/>
              </w:rPr>
              <w:t xml:space="preserve">Christianity (77%)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5">
            <w:pPr>
              <w:jc w:val="right"/>
              <w:rPr/>
            </w:pPr>
            <w:r w:rsidDel="00000000" w:rsidR="00000000" w:rsidRPr="00000000">
              <w:rPr>
                <w:rtl w:val="0"/>
              </w:rPr>
              <w:t xml:space="preserve">55,6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6">
            <w:pPr>
              <w:rPr/>
            </w:pPr>
            <w:r w:rsidDel="00000000" w:rsidR="00000000" w:rsidRPr="00000000">
              <w:rPr>
                <w:rtl w:val="0"/>
              </w:rPr>
              <w:t xml:space="preserve">Poland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7">
            <w:pPr>
              <w:jc w:val="right"/>
              <w:rPr/>
            </w:pPr>
            <w:r w:rsidDel="00000000" w:rsidR="00000000" w:rsidRPr="00000000">
              <w:rPr>
                <w:rtl w:val="0"/>
              </w:rPr>
              <w:t xml:space="preserve">659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8">
            <w:pPr>
              <w:rPr/>
            </w:pPr>
            <w:r w:rsidDel="00000000" w:rsidR="00000000" w:rsidRPr="00000000">
              <w:rPr>
                <w:rtl w:val="0"/>
              </w:rPr>
              <w:t xml:space="preserve">Polish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9">
            <w:pPr>
              <w:rPr/>
            </w:pPr>
            <w:r w:rsidDel="00000000" w:rsidR="00000000" w:rsidRPr="00000000">
              <w:rPr>
                <w:rtl w:val="0"/>
              </w:rPr>
              <w:t xml:space="preserve">25.8 (10.1)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A">
            <w:pPr>
              <w:jc w:val="right"/>
              <w:rPr/>
            </w:pPr>
            <w:r w:rsidDel="00000000" w:rsidR="00000000" w:rsidRPr="00000000">
              <w:rPr>
                <w:rtl w:val="0"/>
              </w:rPr>
              <w:t xml:space="preserve">69,7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B">
            <w:pPr>
              <w:rPr/>
            </w:pPr>
            <w:r w:rsidDel="00000000" w:rsidR="00000000" w:rsidRPr="00000000">
              <w:rPr>
                <w:rtl w:val="0"/>
              </w:rPr>
              <w:t xml:space="preserve">Polish (89.8%)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C">
            <w:pPr>
              <w:rPr/>
            </w:pPr>
            <w:r w:rsidDel="00000000" w:rsidR="00000000" w:rsidRPr="00000000">
              <w:rPr>
                <w:rtl w:val="0"/>
              </w:rPr>
              <w:t xml:space="preserve">Christianity (49.3%)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D">
            <w:pPr>
              <w:jc w:val="right"/>
              <w:rPr/>
            </w:pPr>
            <w:r w:rsidDel="00000000" w:rsidR="00000000" w:rsidRPr="00000000">
              <w:rPr>
                <w:rtl w:val="0"/>
              </w:rPr>
              <w:t xml:space="preserve">66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E">
            <w:pPr>
              <w:rPr/>
            </w:pPr>
            <w:r w:rsidDel="00000000" w:rsidR="00000000" w:rsidRPr="00000000">
              <w:rPr>
                <w:rtl w:val="0"/>
              </w:rPr>
              <w:t xml:space="preserve">Italy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F">
            <w:pPr>
              <w:jc w:val="right"/>
              <w:rPr/>
            </w:pPr>
            <w:r w:rsidDel="00000000" w:rsidR="00000000" w:rsidRPr="00000000">
              <w:rPr>
                <w:rtl w:val="0"/>
              </w:rPr>
              <w:t xml:space="preserve">566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0">
            <w:pPr>
              <w:rPr/>
            </w:pPr>
            <w:r w:rsidDel="00000000" w:rsidR="00000000" w:rsidRPr="00000000">
              <w:rPr>
                <w:rtl w:val="0"/>
              </w:rPr>
              <w:t xml:space="preserve">English (0.4%); Italian (99.5%); Hebrew (0.2%)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1">
            <w:pPr>
              <w:rPr/>
            </w:pPr>
            <w:r w:rsidDel="00000000" w:rsidR="00000000" w:rsidRPr="00000000">
              <w:rPr>
                <w:rtl w:val="0"/>
              </w:rPr>
              <w:t xml:space="preserve">31.2 (12.5)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2">
            <w:pPr>
              <w:jc w:val="right"/>
              <w:rPr/>
            </w:pPr>
            <w:r w:rsidDel="00000000" w:rsidR="00000000" w:rsidRPr="00000000">
              <w:rPr>
                <w:rtl w:val="0"/>
              </w:rPr>
              <w:t xml:space="preserve">54,7</w:t>
            </w:r>
          </w:p>
        </w:tc>
        <w:tc>
          <w:tcPr>
            <w:tcBorders>
              <w:top w:color="000000" w:space="0" w:sz="0" w:val="nil"/>
              <w:left w:color="000000" w:space="0" w:sz="0" w:val="nil"/>
              <w:bottom w:color="000000" w:space="0" w:sz="0" w:val="nil"/>
              <w:right w:color="000000" w:space="0" w:sz="0" w:val="nil"/>
            </w:tcBorders>
            <w:shd w:fill="ffff00" w:val="clear"/>
            <w:tcMar>
              <w:top w:w="0.0" w:type="dxa"/>
              <w:left w:w="100.0" w:type="dxa"/>
              <w:bottom w:w="0.0" w:type="dxa"/>
              <w:right w:w="100.0" w:type="dxa"/>
            </w:tcMar>
            <w:vAlign w:val="bottom"/>
          </w:tcPr>
          <w:p w:rsidR="00000000" w:rsidDel="00000000" w:rsidP="00000000" w:rsidRDefault="00000000" w:rsidRPr="00000000" w14:paraId="000000B3">
            <w:pPr>
              <w:rPr/>
            </w:pPr>
            <w:sdt>
              <w:sdtPr>
                <w:id w:val="363400645"/>
                <w:tag w:val="goog_rdk_33"/>
              </w:sdtPr>
              <w:sdtContent>
                <w:ins w:author="Priya Silverstein" w:id="3" w:date="2026-01-05T12:54:57Z">
                  <w:r w:rsidDel="00000000" w:rsidR="00000000" w:rsidRPr="00000000">
                    <w:rPr>
                      <w:rtl w:val="0"/>
                    </w:rPr>
                    <w:t xml:space="preserve">Italian</w:t>
                  </w:r>
                </w:ins>
              </w:sdtContent>
            </w:sdt>
            <w:sdt>
              <w:sdtPr>
                <w:id w:val="-1068880378"/>
                <w:tag w:val="goog_rdk_34"/>
              </w:sdtPr>
              <w:sdtContent>
                <w:del w:author="Priya Silverstein" w:id="3" w:date="2026-01-05T12:54:57Z">
                  <w:r w:rsidDel="00000000" w:rsidR="00000000" w:rsidRPr="00000000">
                    <w:rPr>
                      <w:rtl w:val="0"/>
                    </w:rPr>
                    <w:delText xml:space="preserve">Code 1</w:delText>
                  </w:r>
                </w:del>
              </w:sdtContent>
            </w:sdt>
            <w:r w:rsidDel="00000000" w:rsidR="00000000" w:rsidRPr="00000000">
              <w:rPr>
                <w:rtl w:val="0"/>
              </w:rPr>
              <w:t xml:space="preserve"> (94.5%)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4">
            <w:pPr>
              <w:rPr/>
            </w:pPr>
            <w:r w:rsidDel="00000000" w:rsidR="00000000" w:rsidRPr="00000000">
              <w:rPr>
                <w:rtl w:val="0"/>
              </w:rPr>
              <w:t xml:space="preserve">Christianity (46.9%)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5">
            <w:pPr>
              <w:jc w:val="right"/>
              <w:rPr/>
            </w:pPr>
            <w:r w:rsidDel="00000000" w:rsidR="00000000" w:rsidRPr="00000000">
              <w:rPr>
                <w:rtl w:val="0"/>
              </w:rPr>
              <w:t xml:space="preserve">48,7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6">
            <w:pPr>
              <w:rPr/>
            </w:pPr>
            <w:r w:rsidDel="00000000" w:rsidR="00000000" w:rsidRPr="00000000">
              <w:rPr>
                <w:rtl w:val="0"/>
              </w:rPr>
              <w:t xml:space="preserve">United Kingdom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7">
            <w:pPr>
              <w:jc w:val="right"/>
              <w:rPr/>
            </w:pPr>
            <w:r w:rsidDel="00000000" w:rsidR="00000000" w:rsidRPr="00000000">
              <w:rPr>
                <w:rtl w:val="0"/>
              </w:rPr>
              <w:t xml:space="preserve">514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8">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9">
            <w:pPr>
              <w:rPr/>
            </w:pPr>
            <w:r w:rsidDel="00000000" w:rsidR="00000000" w:rsidRPr="00000000">
              <w:rPr>
                <w:rtl w:val="0"/>
              </w:rPr>
              <w:t xml:space="preserve">29 (18.3)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A">
            <w:pPr>
              <w:jc w:val="right"/>
              <w:rPr/>
            </w:pPr>
            <w:r w:rsidDel="00000000" w:rsidR="00000000" w:rsidRPr="00000000">
              <w:rPr>
                <w:rtl w:val="0"/>
              </w:rPr>
              <w:t xml:space="preserve">77,4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B">
            <w:pPr>
              <w:rPr/>
            </w:pPr>
            <w:r w:rsidDel="00000000" w:rsidR="00000000" w:rsidRPr="00000000">
              <w:rPr>
                <w:rtl w:val="0"/>
              </w:rPr>
              <w:t xml:space="preserve">White (78%)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C">
            <w:pPr>
              <w:rPr/>
            </w:pPr>
            <w:r w:rsidDel="00000000" w:rsidR="00000000" w:rsidRPr="00000000">
              <w:rPr>
                <w:rtl w:val="0"/>
              </w:rPr>
              <w:t xml:space="preserve">None (atheist/agnostic) (53.5%)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D">
            <w:pPr>
              <w:jc w:val="right"/>
              <w:rPr/>
            </w:pPr>
            <w:r w:rsidDel="00000000" w:rsidR="00000000" w:rsidRPr="00000000">
              <w:rPr>
                <w:rtl w:val="0"/>
              </w:rPr>
              <w:t xml:space="preserve">72,7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E">
            <w:pPr>
              <w:rPr/>
            </w:pPr>
            <w:r w:rsidDel="00000000" w:rsidR="00000000" w:rsidRPr="00000000">
              <w:rPr>
                <w:rtl w:val="0"/>
              </w:rPr>
              <w:t xml:space="preserve">Nigeria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F">
            <w:pPr>
              <w:jc w:val="right"/>
              <w:rPr/>
            </w:pPr>
            <w:r w:rsidDel="00000000" w:rsidR="00000000" w:rsidRPr="00000000">
              <w:rPr>
                <w:rtl w:val="0"/>
              </w:rPr>
              <w:t xml:space="preserve">487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0">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1">
            <w:pPr>
              <w:rPr/>
            </w:pPr>
            <w:r w:rsidDel="00000000" w:rsidR="00000000" w:rsidRPr="00000000">
              <w:rPr>
                <w:rtl w:val="0"/>
              </w:rPr>
              <w:t xml:space="preserve">26.3 (9.4)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2">
            <w:pPr>
              <w:jc w:val="right"/>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3">
            <w:pPr>
              <w:rPr/>
            </w:pPr>
            <w:r w:rsidDel="00000000" w:rsidR="00000000" w:rsidRPr="00000000">
              <w:rPr>
                <w:rtl w:val="0"/>
              </w:rPr>
              <w:t xml:space="preserve">Yoruba (62.1%)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4">
            <w:pPr>
              <w:rPr/>
            </w:pPr>
            <w:r w:rsidDel="00000000" w:rsidR="00000000" w:rsidRPr="00000000">
              <w:rPr>
                <w:rtl w:val="0"/>
              </w:rPr>
              <w:t xml:space="preserve">Christianity (86.5%)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5">
            <w:pPr>
              <w:jc w:val="right"/>
              <w:rPr/>
            </w:pPr>
            <w:r w:rsidDel="00000000" w:rsidR="00000000" w:rsidRPr="00000000">
              <w:rPr>
                <w:rtl w:val="0"/>
              </w:rPr>
              <w:t xml:space="preserve">61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6">
            <w:pPr>
              <w:rPr/>
            </w:pPr>
            <w:r w:rsidDel="00000000" w:rsidR="00000000" w:rsidRPr="00000000">
              <w:rPr>
                <w:rtl w:val="0"/>
              </w:rPr>
              <w:t xml:space="preserve">Romania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7">
            <w:pPr>
              <w:jc w:val="right"/>
              <w:rPr/>
            </w:pPr>
            <w:r w:rsidDel="00000000" w:rsidR="00000000" w:rsidRPr="00000000">
              <w:rPr>
                <w:rtl w:val="0"/>
              </w:rPr>
              <w:t xml:space="preserve">478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8">
            <w:pPr>
              <w:rPr/>
            </w:pPr>
            <w:r w:rsidDel="00000000" w:rsidR="00000000" w:rsidRPr="00000000">
              <w:rPr>
                <w:rtl w:val="0"/>
              </w:rPr>
              <w:t xml:space="preserve">Romanian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9">
            <w:pPr>
              <w:rPr/>
            </w:pPr>
            <w:r w:rsidDel="00000000" w:rsidR="00000000" w:rsidRPr="00000000">
              <w:rPr>
                <w:rtl w:val="0"/>
              </w:rPr>
              <w:t xml:space="preserve">27.7 (10.6)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A">
            <w:pPr>
              <w:jc w:val="right"/>
              <w:rPr/>
            </w:pPr>
            <w:r w:rsidDel="00000000" w:rsidR="00000000" w:rsidRPr="00000000">
              <w:rPr>
                <w:rtl w:val="0"/>
              </w:rPr>
              <w:t xml:space="preserve">62,8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B">
            <w:pPr>
              <w:rPr/>
            </w:pPr>
            <w:r w:rsidDel="00000000" w:rsidR="00000000" w:rsidRPr="00000000">
              <w:rPr>
                <w:rtl w:val="0"/>
              </w:rPr>
              <w:t xml:space="preserve">Romanian (95.2%)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C">
            <w:pPr>
              <w:rPr/>
            </w:pPr>
            <w:r w:rsidDel="00000000" w:rsidR="00000000" w:rsidRPr="00000000">
              <w:rPr>
                <w:rtl w:val="0"/>
              </w:rPr>
              <w:t xml:space="preserve">Christianity (71.1%)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D">
            <w:pPr>
              <w:jc w:val="right"/>
              <w:rPr/>
            </w:pPr>
            <w:r w:rsidDel="00000000" w:rsidR="00000000" w:rsidRPr="00000000">
              <w:rPr>
                <w:rtl w:val="0"/>
              </w:rPr>
              <w:t xml:space="preserve">67,2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E">
            <w:pPr>
              <w:rPr/>
            </w:pPr>
            <w:r w:rsidDel="00000000" w:rsidR="00000000" w:rsidRPr="00000000">
              <w:rPr>
                <w:rtl w:val="0"/>
              </w:rPr>
              <w:t xml:space="preserve">Israel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F">
            <w:pPr>
              <w:jc w:val="right"/>
              <w:rPr/>
            </w:pPr>
            <w:r w:rsidDel="00000000" w:rsidR="00000000" w:rsidRPr="00000000">
              <w:rPr>
                <w:rtl w:val="0"/>
              </w:rPr>
              <w:t xml:space="preserve">444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0">
            <w:pPr>
              <w:rPr/>
            </w:pPr>
            <w:r w:rsidDel="00000000" w:rsidR="00000000" w:rsidRPr="00000000">
              <w:rPr>
                <w:rtl w:val="0"/>
              </w:rPr>
              <w:t xml:space="preserve">English (0.2%); Hebrew (99.8%)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1">
            <w:pPr>
              <w:rPr/>
            </w:pPr>
            <w:r w:rsidDel="00000000" w:rsidR="00000000" w:rsidRPr="00000000">
              <w:rPr>
                <w:rtl w:val="0"/>
              </w:rPr>
              <w:t xml:space="preserve">25.7 (5.5)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2">
            <w:pPr>
              <w:jc w:val="right"/>
              <w:rPr/>
            </w:pPr>
            <w:r w:rsidDel="00000000" w:rsidR="00000000" w:rsidRPr="00000000">
              <w:rPr>
                <w:rtl w:val="0"/>
              </w:rPr>
              <w:t xml:space="preserve">68,2</w:t>
            </w:r>
          </w:p>
        </w:tc>
        <w:tc>
          <w:tcPr>
            <w:tcBorders>
              <w:top w:color="000000" w:space="0" w:sz="0" w:val="nil"/>
              <w:left w:color="000000" w:space="0" w:sz="0" w:val="nil"/>
              <w:bottom w:color="000000" w:space="0" w:sz="0" w:val="nil"/>
              <w:right w:color="000000" w:space="0" w:sz="0" w:val="nil"/>
            </w:tcBorders>
            <w:shd w:fill="ffff00" w:val="clear"/>
            <w:tcMar>
              <w:top w:w="0.0" w:type="dxa"/>
              <w:left w:w="100.0" w:type="dxa"/>
              <w:bottom w:w="0.0" w:type="dxa"/>
              <w:right w:w="100.0" w:type="dxa"/>
            </w:tcMar>
            <w:vAlign w:val="bottom"/>
          </w:tcPr>
          <w:p w:rsidR="00000000" w:rsidDel="00000000" w:rsidP="00000000" w:rsidRDefault="00000000" w:rsidRPr="00000000" w14:paraId="000000D3">
            <w:pPr>
              <w:rPr/>
            </w:pPr>
            <w:sdt>
              <w:sdtPr>
                <w:id w:val="1903461683"/>
                <w:tag w:val="goog_rdk_35"/>
              </w:sdtPr>
              <w:sdtContent>
                <w:commentRangeStart w:id="16"/>
              </w:sdtContent>
            </w:sdt>
            <w:r w:rsidDel="00000000" w:rsidR="00000000" w:rsidRPr="00000000">
              <w:rPr>
                <w:rtl w:val="0"/>
              </w:rPr>
              <w:t xml:space="preserve">Jewish</w:t>
            </w:r>
            <w:commentRangeEnd w:id="16"/>
            <w:r w:rsidDel="00000000" w:rsidR="00000000" w:rsidRPr="00000000">
              <w:commentReference w:id="16"/>
            </w:r>
            <w:r w:rsidDel="00000000" w:rsidR="00000000" w:rsidRPr="00000000">
              <w:rPr>
                <w:rtl w:val="0"/>
              </w:rPr>
              <w:t xml:space="preserve"> (45.8%)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4">
            <w:pPr>
              <w:rPr/>
            </w:pPr>
            <w:r w:rsidDel="00000000" w:rsidR="00000000" w:rsidRPr="00000000">
              <w:rPr>
                <w:rtl w:val="0"/>
              </w:rPr>
              <w:t xml:space="preserve">Judaism (89.2%)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5">
            <w:pPr>
              <w:jc w:val="right"/>
              <w:rPr/>
            </w:pPr>
            <w:r w:rsidDel="00000000" w:rsidR="00000000" w:rsidRPr="00000000">
              <w:rPr>
                <w:rtl w:val="0"/>
              </w:rPr>
              <w:t xml:space="preserve">93,9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6">
            <w:pPr>
              <w:rPr/>
            </w:pPr>
            <w:r w:rsidDel="00000000" w:rsidR="00000000" w:rsidRPr="00000000">
              <w:rPr>
                <w:rtl w:val="0"/>
              </w:rPr>
              <w:t xml:space="preserve">Greece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7">
            <w:pPr>
              <w:jc w:val="right"/>
              <w:rPr/>
            </w:pPr>
            <w:r w:rsidDel="00000000" w:rsidR="00000000" w:rsidRPr="00000000">
              <w:rPr>
                <w:rtl w:val="0"/>
              </w:rPr>
              <w:t xml:space="preserve">442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8">
            <w:pPr>
              <w:rPr/>
            </w:pPr>
            <w:r w:rsidDel="00000000" w:rsidR="00000000" w:rsidRPr="00000000">
              <w:rPr>
                <w:rtl w:val="0"/>
              </w:rPr>
              <w:t xml:space="preserve">Greek (99.5%); English (0.2%); Russian (0.2%)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9">
            <w:pPr>
              <w:rPr/>
            </w:pPr>
            <w:r w:rsidDel="00000000" w:rsidR="00000000" w:rsidRPr="00000000">
              <w:rPr>
                <w:rtl w:val="0"/>
              </w:rPr>
              <w:t xml:space="preserve">29.9 (12.4)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A">
            <w:pPr>
              <w:jc w:val="right"/>
              <w:rPr/>
            </w:pPr>
            <w:r w:rsidDel="00000000" w:rsidR="00000000" w:rsidRPr="00000000">
              <w:rPr>
                <w:rtl w:val="0"/>
              </w:rPr>
              <w:t xml:space="preserve">87,6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B">
            <w:pPr>
              <w:rPr/>
            </w:pPr>
            <w:r w:rsidDel="00000000" w:rsidR="00000000" w:rsidRPr="00000000">
              <w:rPr>
                <w:rtl w:val="0"/>
              </w:rPr>
              <w:t xml:space="preserve">Caucasian (35.9%)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C">
            <w:pPr>
              <w:rPr/>
            </w:pPr>
            <w:r w:rsidDel="00000000" w:rsidR="00000000" w:rsidRPr="00000000">
              <w:rPr>
                <w:rtl w:val="0"/>
              </w:rPr>
              <w:t xml:space="preserve">Christianity (67.5%)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D">
            <w:pPr>
              <w:jc w:val="right"/>
              <w:rPr/>
            </w:pPr>
            <w:r w:rsidDel="00000000" w:rsidR="00000000" w:rsidRPr="00000000">
              <w:rPr>
                <w:rtl w:val="0"/>
              </w:rPr>
              <w:t xml:space="preserve">67,7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E">
            <w:pPr>
              <w:rPr/>
            </w:pPr>
            <w:r w:rsidDel="00000000" w:rsidR="00000000" w:rsidRPr="00000000">
              <w:rPr>
                <w:rtl w:val="0"/>
              </w:rPr>
              <w:t xml:space="preserve">Pakistan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F">
            <w:pPr>
              <w:jc w:val="right"/>
              <w:rPr/>
            </w:pPr>
            <w:r w:rsidDel="00000000" w:rsidR="00000000" w:rsidRPr="00000000">
              <w:rPr>
                <w:rtl w:val="0"/>
              </w:rPr>
              <w:t xml:space="preserve">437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0">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1">
            <w:pPr>
              <w:rPr/>
            </w:pPr>
            <w:r w:rsidDel="00000000" w:rsidR="00000000" w:rsidRPr="00000000">
              <w:rPr>
                <w:rtl w:val="0"/>
              </w:rPr>
              <w:t xml:space="preserve">24.5 (8.3)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2">
            <w:pPr>
              <w:jc w:val="right"/>
              <w:rPr/>
            </w:pPr>
            <w:r w:rsidDel="00000000" w:rsidR="00000000" w:rsidRPr="00000000">
              <w:rPr>
                <w:rtl w:val="0"/>
              </w:rPr>
              <w:t xml:space="preserve">73,8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3">
            <w:pPr>
              <w:rPr/>
            </w:pPr>
            <w:r w:rsidDel="00000000" w:rsidR="00000000" w:rsidRPr="00000000">
              <w:rPr>
                <w:rtl w:val="0"/>
              </w:rPr>
              <w:t xml:space="preserve">Punjabi (82.1%)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4">
            <w:pPr>
              <w:rPr/>
            </w:pPr>
            <w:r w:rsidDel="00000000" w:rsidR="00000000" w:rsidRPr="00000000">
              <w:rPr>
                <w:rtl w:val="0"/>
              </w:rPr>
              <w:t xml:space="preserve">Islam (97%)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5">
            <w:pPr>
              <w:jc w:val="right"/>
              <w:rPr/>
            </w:pPr>
            <w:r w:rsidDel="00000000" w:rsidR="00000000" w:rsidRPr="00000000">
              <w:rPr>
                <w:rtl w:val="0"/>
              </w:rPr>
              <w:t xml:space="preserve">68,4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6">
            <w:pPr>
              <w:rPr/>
            </w:pPr>
            <w:r w:rsidDel="00000000" w:rsidR="00000000" w:rsidRPr="00000000">
              <w:rPr>
                <w:rtl w:val="0"/>
              </w:rPr>
              <w:t xml:space="preserve">France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7">
            <w:pPr>
              <w:jc w:val="right"/>
              <w:rPr/>
            </w:pPr>
            <w:r w:rsidDel="00000000" w:rsidR="00000000" w:rsidRPr="00000000">
              <w:rPr>
                <w:rtl w:val="0"/>
              </w:rPr>
              <w:t xml:space="preserve">435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8">
            <w:pPr>
              <w:rPr/>
            </w:pPr>
            <w:r w:rsidDel="00000000" w:rsidR="00000000" w:rsidRPr="00000000">
              <w:rPr>
                <w:rtl w:val="0"/>
              </w:rPr>
              <w:t xml:space="preserve">French (99.5%); English (0.2%); Spanish (0.2%)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9">
            <w:pPr>
              <w:rPr/>
            </w:pPr>
            <w:r w:rsidDel="00000000" w:rsidR="00000000" w:rsidRPr="00000000">
              <w:rPr>
                <w:rtl w:val="0"/>
              </w:rPr>
              <w:t xml:space="preserve">25 (7.9)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A">
            <w:pPr>
              <w:jc w:val="right"/>
              <w:rPr/>
            </w:pPr>
            <w:r w:rsidDel="00000000" w:rsidR="00000000" w:rsidRPr="00000000">
              <w:rPr>
                <w:rtl w:val="0"/>
              </w:rPr>
              <w:t xml:space="preserve">57,8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B">
            <w:pPr>
              <w:rPr/>
            </w:pPr>
            <w:r w:rsidDel="00000000" w:rsidR="00000000" w:rsidRPr="00000000">
              <w:rPr>
                <w:rtl w:val="0"/>
              </w:rPr>
              <w:t xml:space="preserve">White (75.9%)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C">
            <w:pPr>
              <w:rPr/>
            </w:pPr>
            <w:r w:rsidDel="00000000" w:rsidR="00000000" w:rsidRPr="00000000">
              <w:rPr>
                <w:rtl w:val="0"/>
              </w:rPr>
              <w:t xml:space="preserve">None (atheist/agnostic) (45.2%)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D">
            <w:pPr>
              <w:jc w:val="right"/>
              <w:rPr/>
            </w:pPr>
            <w:r w:rsidDel="00000000" w:rsidR="00000000" w:rsidRPr="00000000">
              <w:rPr>
                <w:rtl w:val="0"/>
              </w:rPr>
              <w:t xml:space="preserve">70,4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E">
            <w:pPr>
              <w:rPr/>
            </w:pPr>
            <w:r w:rsidDel="00000000" w:rsidR="00000000" w:rsidRPr="00000000">
              <w:rPr>
                <w:rtl w:val="0"/>
              </w:rPr>
              <w:t xml:space="preserve">Ukraine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F">
            <w:pPr>
              <w:jc w:val="right"/>
              <w:rPr/>
            </w:pPr>
            <w:r w:rsidDel="00000000" w:rsidR="00000000" w:rsidRPr="00000000">
              <w:rPr>
                <w:rtl w:val="0"/>
              </w:rPr>
              <w:t xml:space="preserve">432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0">
            <w:pPr>
              <w:rPr/>
            </w:pPr>
            <w:r w:rsidDel="00000000" w:rsidR="00000000" w:rsidRPr="00000000">
              <w:rPr>
                <w:rtl w:val="0"/>
              </w:rPr>
              <w:t xml:space="preserve">Ukrainian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1">
            <w:pPr>
              <w:rPr/>
            </w:pPr>
            <w:r w:rsidDel="00000000" w:rsidR="00000000" w:rsidRPr="00000000">
              <w:rPr>
                <w:rtl w:val="0"/>
              </w:rPr>
              <w:t xml:space="preserve">28.9 (12.3)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2">
            <w:pPr>
              <w:jc w:val="right"/>
              <w:rPr/>
            </w:pPr>
            <w:r w:rsidDel="00000000" w:rsidR="00000000" w:rsidRPr="00000000">
              <w:rPr>
                <w:rtl w:val="0"/>
              </w:rPr>
              <w:t xml:space="preserve">71,4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3">
            <w:pPr>
              <w:rPr/>
            </w:pPr>
            <w:r w:rsidDel="00000000" w:rsidR="00000000" w:rsidRPr="00000000">
              <w:rPr>
                <w:rtl w:val="0"/>
              </w:rPr>
              <w:t xml:space="preserve">Ukrainians (97.2%)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4">
            <w:pPr>
              <w:rPr/>
            </w:pPr>
            <w:r w:rsidDel="00000000" w:rsidR="00000000" w:rsidRPr="00000000">
              <w:rPr>
                <w:rtl w:val="0"/>
              </w:rPr>
              <w:t xml:space="preserve">Christianity (48.8%)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5">
            <w:pPr>
              <w:jc w:val="right"/>
              <w:rPr/>
            </w:pPr>
            <w:r w:rsidDel="00000000" w:rsidR="00000000" w:rsidRPr="00000000">
              <w:rPr>
                <w:rtl w:val="0"/>
              </w:rPr>
              <w:t xml:space="preserve">54,4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6">
            <w:pPr>
              <w:rPr/>
            </w:pPr>
            <w:r w:rsidDel="00000000" w:rsidR="00000000" w:rsidRPr="00000000">
              <w:rPr>
                <w:rtl w:val="0"/>
              </w:rPr>
              <w:t xml:space="preserve">Spain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7">
            <w:pPr>
              <w:jc w:val="right"/>
              <w:rPr/>
            </w:pPr>
            <w:r w:rsidDel="00000000" w:rsidR="00000000" w:rsidRPr="00000000">
              <w:rPr>
                <w:rtl w:val="0"/>
              </w:rPr>
              <w:t xml:space="preserve">426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8">
            <w:pPr>
              <w:rPr/>
            </w:pPr>
            <w:r w:rsidDel="00000000" w:rsidR="00000000" w:rsidRPr="00000000">
              <w:rPr>
                <w:rtl w:val="0"/>
              </w:rPr>
              <w:t xml:space="preserve">English (0.2%); German (0.2%); Spanish (99.5%)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9">
            <w:pPr>
              <w:rPr/>
            </w:pPr>
            <w:r w:rsidDel="00000000" w:rsidR="00000000" w:rsidRPr="00000000">
              <w:rPr>
                <w:rtl w:val="0"/>
              </w:rPr>
              <w:t xml:space="preserve">31.2 (16.2)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A">
            <w:pPr>
              <w:jc w:val="right"/>
              <w:rPr/>
            </w:pPr>
            <w:r w:rsidDel="00000000" w:rsidR="00000000" w:rsidRPr="00000000">
              <w:rPr>
                <w:rtl w:val="0"/>
              </w:rPr>
              <w:t xml:space="preserve">56,7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B">
            <w:pPr>
              <w:rPr/>
            </w:pPr>
            <w:r w:rsidDel="00000000" w:rsidR="00000000" w:rsidRPr="00000000">
              <w:rPr>
                <w:rtl w:val="0"/>
              </w:rPr>
              <w:t xml:space="preserve">Spanish (93%)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C">
            <w:pPr>
              <w:rPr/>
            </w:pPr>
            <w:r w:rsidDel="00000000" w:rsidR="00000000" w:rsidRPr="00000000">
              <w:rPr>
                <w:rtl w:val="0"/>
              </w:rPr>
              <w:t xml:space="preserve">Christianity (64.7%)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D">
            <w:pPr>
              <w:jc w:val="right"/>
              <w:rPr/>
            </w:pPr>
            <w:r w:rsidDel="00000000" w:rsidR="00000000" w:rsidRPr="00000000">
              <w:rPr>
                <w:rtl w:val="0"/>
              </w:rPr>
              <w:t xml:space="preserve">60,6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E">
            <w:pPr>
              <w:rPr/>
            </w:pPr>
            <w:r w:rsidDel="00000000" w:rsidR="00000000" w:rsidRPr="00000000">
              <w:rPr>
                <w:rtl w:val="0"/>
              </w:rPr>
              <w:t xml:space="preserve">Japan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F">
            <w:pPr>
              <w:jc w:val="right"/>
              <w:rPr/>
            </w:pPr>
            <w:r w:rsidDel="00000000" w:rsidR="00000000" w:rsidRPr="00000000">
              <w:rPr>
                <w:rtl w:val="0"/>
              </w:rPr>
              <w:t xml:space="preserve">424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0">
            <w:pPr>
              <w:rPr/>
            </w:pPr>
            <w:r w:rsidDel="00000000" w:rsidR="00000000" w:rsidRPr="00000000">
              <w:rPr>
                <w:rtl w:val="0"/>
              </w:rPr>
              <w:t xml:space="preserve">Japanese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1">
            <w:pPr>
              <w:rPr/>
            </w:pPr>
            <w:r w:rsidDel="00000000" w:rsidR="00000000" w:rsidRPr="00000000">
              <w:rPr>
                <w:rtl w:val="0"/>
              </w:rPr>
              <w:t xml:space="preserve">24.9 (9.9)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2">
            <w:pPr>
              <w:jc w:val="right"/>
              <w:rPr/>
            </w:pPr>
            <w:r w:rsidDel="00000000" w:rsidR="00000000" w:rsidRPr="00000000">
              <w:rPr>
                <w:rtl w:val="0"/>
              </w:rPr>
              <w:t xml:space="preserve">51,2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3">
            <w:pPr>
              <w:rPr/>
            </w:pPr>
            <w:r w:rsidDel="00000000" w:rsidR="00000000" w:rsidRPr="00000000">
              <w:rPr>
                <w:rtl w:val="0"/>
              </w:rPr>
              <w:t xml:space="preserve">Japanese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4">
            <w:pPr>
              <w:rPr/>
            </w:pPr>
            <w:r w:rsidDel="00000000" w:rsidR="00000000" w:rsidRPr="00000000">
              <w:rPr>
                <w:rtl w:val="0"/>
              </w:rPr>
              <w:t xml:space="preserve">None (atheist/agnostic) (66.5%)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5">
            <w:pPr>
              <w:jc w:val="right"/>
              <w:rPr/>
            </w:pPr>
            <w:r w:rsidDel="00000000" w:rsidR="00000000" w:rsidRPr="00000000">
              <w:rPr>
                <w:rtl w:val="0"/>
              </w:rPr>
              <w:t xml:space="preserve">77,1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6">
            <w:pPr>
              <w:rPr/>
            </w:pPr>
            <w:r w:rsidDel="00000000" w:rsidR="00000000" w:rsidRPr="00000000">
              <w:rPr>
                <w:rtl w:val="0"/>
              </w:rPr>
              <w:t xml:space="preserve">Hungary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7">
            <w:pPr>
              <w:jc w:val="right"/>
              <w:rPr/>
            </w:pPr>
            <w:r w:rsidDel="00000000" w:rsidR="00000000" w:rsidRPr="00000000">
              <w:rPr>
                <w:rtl w:val="0"/>
              </w:rPr>
              <w:t xml:space="preserve">418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8">
            <w:pPr>
              <w:rPr/>
            </w:pPr>
            <w:r w:rsidDel="00000000" w:rsidR="00000000" w:rsidRPr="00000000">
              <w:rPr>
                <w:rtl w:val="0"/>
              </w:rPr>
              <w:t xml:space="preserve">Hungarian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9">
            <w:pPr>
              <w:rPr/>
            </w:pPr>
            <w:r w:rsidDel="00000000" w:rsidR="00000000" w:rsidRPr="00000000">
              <w:rPr>
                <w:rtl w:val="0"/>
              </w:rPr>
              <w:t xml:space="preserve">23.1 (6.1)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A">
            <w:pPr>
              <w:jc w:val="right"/>
              <w:rPr/>
            </w:pPr>
            <w:r w:rsidDel="00000000" w:rsidR="00000000" w:rsidRPr="00000000">
              <w:rPr>
                <w:rtl w:val="0"/>
              </w:rPr>
              <w:t xml:space="preserve">78,1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B">
            <w:pPr>
              <w:rPr/>
            </w:pPr>
            <w:r w:rsidDel="00000000" w:rsidR="00000000" w:rsidRPr="00000000">
              <w:rPr>
                <w:rtl w:val="0"/>
              </w:rPr>
              <w:t xml:space="preserve">Hungarian (95.9%)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C">
            <w:pPr>
              <w:rPr/>
            </w:pPr>
            <w:r w:rsidDel="00000000" w:rsidR="00000000" w:rsidRPr="00000000">
              <w:rPr>
                <w:rtl w:val="0"/>
              </w:rPr>
              <w:t xml:space="preserve">Christianity (46%)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D">
            <w:pPr>
              <w:jc w:val="right"/>
              <w:rPr/>
            </w:pPr>
            <w:r w:rsidDel="00000000" w:rsidR="00000000" w:rsidRPr="00000000">
              <w:rPr>
                <w:rtl w:val="0"/>
              </w:rPr>
              <w:t xml:space="preserve">90,1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E">
            <w:pPr>
              <w:rPr/>
            </w:pPr>
            <w:r w:rsidDel="00000000" w:rsidR="00000000" w:rsidRPr="00000000">
              <w:rPr>
                <w:rtl w:val="0"/>
              </w:rPr>
              <w:t xml:space="preserve">Bosnia-Herzegovina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0F">
            <w:pPr>
              <w:jc w:val="right"/>
              <w:rPr/>
            </w:pPr>
            <w:r w:rsidDel="00000000" w:rsidR="00000000" w:rsidRPr="00000000">
              <w:rPr>
                <w:rtl w:val="0"/>
              </w:rPr>
              <w:t xml:space="preserve">399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0">
            <w:pPr>
              <w:rPr/>
            </w:pPr>
            <w:r w:rsidDel="00000000" w:rsidR="00000000" w:rsidRPr="00000000">
              <w:rPr>
                <w:rtl w:val="0"/>
              </w:rPr>
              <w:t xml:space="preserve">Serbian (1%); Croatian (52.9%); Macedonian (0.3%); Bosnian (45.9%)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1">
            <w:pPr>
              <w:rPr/>
            </w:pPr>
            <w:r w:rsidDel="00000000" w:rsidR="00000000" w:rsidRPr="00000000">
              <w:rPr>
                <w:rtl w:val="0"/>
              </w:rPr>
              <w:t xml:space="preserve">22.3 (4.8)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2">
            <w:pPr>
              <w:jc w:val="right"/>
              <w:rPr/>
            </w:pPr>
            <w:r w:rsidDel="00000000" w:rsidR="00000000" w:rsidRPr="00000000">
              <w:rPr>
                <w:rtl w:val="0"/>
              </w:rPr>
              <w:t xml:space="preserve">79,8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3">
            <w:pPr>
              <w:rPr/>
            </w:pPr>
            <w:r w:rsidDel="00000000" w:rsidR="00000000" w:rsidRPr="00000000">
              <w:rPr>
                <w:rtl w:val="0"/>
              </w:rPr>
              <w:t xml:space="preserve">Bosniak (35.3%)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4">
            <w:pPr>
              <w:rPr/>
            </w:pPr>
            <w:r w:rsidDel="00000000" w:rsidR="00000000" w:rsidRPr="00000000">
              <w:rPr>
                <w:rtl w:val="0"/>
              </w:rPr>
              <w:t xml:space="preserve">Christianity (58.9%)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5">
            <w:pPr>
              <w:jc w:val="right"/>
              <w:rPr/>
            </w:pPr>
            <w:r w:rsidDel="00000000" w:rsidR="00000000" w:rsidRPr="00000000">
              <w:rPr>
                <w:rtl w:val="0"/>
              </w:rPr>
              <w:t xml:space="preserve">95,3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6">
            <w:pPr>
              <w:rPr/>
            </w:pPr>
            <w:r w:rsidDel="00000000" w:rsidR="00000000" w:rsidRPr="00000000">
              <w:rPr>
                <w:rtl w:val="0"/>
              </w:rPr>
              <w:t xml:space="preserve">Czech Republic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7">
            <w:pPr>
              <w:jc w:val="right"/>
              <w:rPr/>
            </w:pPr>
            <w:r w:rsidDel="00000000" w:rsidR="00000000" w:rsidRPr="00000000">
              <w:rPr>
                <w:rtl w:val="0"/>
              </w:rPr>
              <w:t xml:space="preserve">391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8">
            <w:pPr>
              <w:rPr/>
            </w:pPr>
            <w:r w:rsidDel="00000000" w:rsidR="00000000" w:rsidRPr="00000000">
              <w:rPr>
                <w:rtl w:val="0"/>
              </w:rPr>
              <w:t xml:space="preserve">Czech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9">
            <w:pPr>
              <w:rPr/>
            </w:pPr>
            <w:r w:rsidDel="00000000" w:rsidR="00000000" w:rsidRPr="00000000">
              <w:rPr>
                <w:rtl w:val="0"/>
              </w:rPr>
              <w:t xml:space="preserve">31.5 (13.6)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A">
            <w:pPr>
              <w:jc w:val="right"/>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B">
            <w:pPr>
              <w:rPr/>
            </w:pPr>
            <w:r w:rsidDel="00000000" w:rsidR="00000000" w:rsidRPr="00000000">
              <w:rPr>
                <w:rtl w:val="0"/>
              </w:rPr>
              <w:t xml:space="preserve">Czech Republic (90.5%)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C">
            <w:pPr>
              <w:rPr/>
            </w:pPr>
            <w:r w:rsidDel="00000000" w:rsidR="00000000" w:rsidRPr="00000000">
              <w:rPr>
                <w:rtl w:val="0"/>
              </w:rPr>
              <w:t xml:space="preserve">None (atheist/agnostic) (57.7%)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D">
            <w:pPr>
              <w:jc w:val="right"/>
              <w:rPr/>
            </w:pPr>
            <w:r w:rsidDel="00000000" w:rsidR="00000000" w:rsidRPr="00000000">
              <w:rPr>
                <w:rtl w:val="0"/>
              </w:rPr>
              <w:t xml:space="preserve">46,8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E">
            <w:pPr>
              <w:rPr/>
            </w:pPr>
            <w:r w:rsidDel="00000000" w:rsidR="00000000" w:rsidRPr="00000000">
              <w:rPr>
                <w:rtl w:val="0"/>
              </w:rPr>
              <w:t xml:space="preserve">India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F">
            <w:pPr>
              <w:jc w:val="right"/>
              <w:rPr/>
            </w:pPr>
            <w:r w:rsidDel="00000000" w:rsidR="00000000" w:rsidRPr="00000000">
              <w:rPr>
                <w:rtl w:val="0"/>
              </w:rPr>
              <w:t xml:space="preserve">388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0">
            <w:pPr>
              <w:rPr/>
            </w:pPr>
            <w:r w:rsidDel="00000000" w:rsidR="00000000" w:rsidRPr="00000000">
              <w:rPr>
                <w:rtl w:val="0"/>
              </w:rPr>
              <w:t xml:space="preserve">English (99.7%); Arabic (0.3%)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1">
            <w:pPr>
              <w:rPr/>
            </w:pPr>
            <w:r w:rsidDel="00000000" w:rsidR="00000000" w:rsidRPr="00000000">
              <w:rPr>
                <w:rtl w:val="0"/>
              </w:rPr>
              <w:t xml:space="preserve">24.9 (9.7)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2">
            <w:pPr>
              <w:jc w:val="right"/>
              <w:rPr/>
            </w:pPr>
            <w:r w:rsidDel="00000000" w:rsidR="00000000" w:rsidRPr="00000000">
              <w:rPr>
                <w:rtl w:val="0"/>
              </w:rPr>
              <w:t xml:space="preserve">60,4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3">
            <w:pPr>
              <w:rPr/>
            </w:pPr>
            <w:r w:rsidDel="00000000" w:rsidR="00000000" w:rsidRPr="00000000">
              <w:rPr>
                <w:rtl w:val="0"/>
              </w:rPr>
              <w:t xml:space="preserve">Hindi (50.7%)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4">
            <w:pPr>
              <w:rPr/>
            </w:pPr>
            <w:r w:rsidDel="00000000" w:rsidR="00000000" w:rsidRPr="00000000">
              <w:rPr>
                <w:rtl w:val="0"/>
              </w:rPr>
              <w:t xml:space="preserve">Hinduism (72.6%)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5">
            <w:pPr>
              <w:jc w:val="right"/>
              <w:rPr/>
            </w:pPr>
            <w:r w:rsidDel="00000000" w:rsidR="00000000" w:rsidRPr="00000000">
              <w:rPr>
                <w:rtl w:val="0"/>
              </w:rPr>
              <w:t xml:space="preserve">75,7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6">
            <w:pPr>
              <w:rPr/>
            </w:pPr>
            <w:r w:rsidDel="00000000" w:rsidR="00000000" w:rsidRPr="00000000">
              <w:rPr>
                <w:rtl w:val="0"/>
              </w:rPr>
              <w:t xml:space="preserve">Iran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7">
            <w:pPr>
              <w:jc w:val="right"/>
              <w:rPr/>
            </w:pPr>
            <w:r w:rsidDel="00000000" w:rsidR="00000000" w:rsidRPr="00000000">
              <w:rPr>
                <w:rtl w:val="0"/>
              </w:rPr>
              <w:t xml:space="preserve">383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8">
            <w:pPr>
              <w:rPr/>
            </w:pPr>
            <w:r w:rsidDel="00000000" w:rsidR="00000000" w:rsidRPr="00000000">
              <w:rPr>
                <w:rtl w:val="0"/>
              </w:rPr>
              <w:t xml:space="preserve">Persian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9">
            <w:pPr>
              <w:rPr/>
            </w:pPr>
            <w:r w:rsidDel="00000000" w:rsidR="00000000" w:rsidRPr="00000000">
              <w:rPr>
                <w:rtl w:val="0"/>
              </w:rPr>
              <w:t xml:space="preserve">26.3 (7.5)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A">
            <w:pPr>
              <w:jc w:val="right"/>
              <w:rPr/>
            </w:pPr>
            <w:r w:rsidDel="00000000" w:rsidR="00000000" w:rsidRPr="00000000">
              <w:rPr>
                <w:rtl w:val="0"/>
              </w:rPr>
              <w:t xml:space="preserve">77,8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B">
            <w:pPr>
              <w:rPr/>
            </w:pPr>
            <w:r w:rsidDel="00000000" w:rsidR="00000000" w:rsidRPr="00000000">
              <w:rPr>
                <w:rtl w:val="0"/>
              </w:rPr>
              <w:t xml:space="preserve">Turk/Azeri (37.3%)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C">
            <w:pPr>
              <w:rPr/>
            </w:pPr>
            <w:r w:rsidDel="00000000" w:rsidR="00000000" w:rsidRPr="00000000">
              <w:rPr>
                <w:rtl w:val="0"/>
              </w:rPr>
              <w:t xml:space="preserve">Islam (59.7%)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D">
            <w:pPr>
              <w:jc w:val="right"/>
              <w:rPr/>
            </w:pPr>
            <w:r w:rsidDel="00000000" w:rsidR="00000000" w:rsidRPr="00000000">
              <w:rPr>
                <w:rtl w:val="0"/>
              </w:rPr>
              <w:t xml:space="preserve">65,5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E">
            <w:pPr>
              <w:rPr/>
            </w:pPr>
            <w:r w:rsidDel="00000000" w:rsidR="00000000" w:rsidRPr="00000000">
              <w:rPr>
                <w:rtl w:val="0"/>
              </w:rPr>
              <w:t xml:space="preserve">Serbia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2F">
            <w:pPr>
              <w:jc w:val="right"/>
              <w:rPr/>
            </w:pPr>
            <w:r w:rsidDel="00000000" w:rsidR="00000000" w:rsidRPr="00000000">
              <w:rPr>
                <w:rtl w:val="0"/>
              </w:rPr>
              <w:t xml:space="preserve">381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0">
            <w:pPr>
              <w:rPr/>
            </w:pPr>
            <w:r w:rsidDel="00000000" w:rsidR="00000000" w:rsidRPr="00000000">
              <w:rPr>
                <w:rtl w:val="0"/>
              </w:rPr>
              <w:t xml:space="preserve">Serbian (99.5%); Romanian (0.5%)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1">
            <w:pPr>
              <w:rPr/>
            </w:pPr>
            <w:r w:rsidDel="00000000" w:rsidR="00000000" w:rsidRPr="00000000">
              <w:rPr>
                <w:rtl w:val="0"/>
              </w:rPr>
              <w:t xml:space="preserve">26.9 (10.5)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2">
            <w:pPr>
              <w:jc w:val="right"/>
              <w:rPr/>
            </w:pPr>
            <w:r w:rsidDel="00000000" w:rsidR="00000000" w:rsidRPr="00000000">
              <w:rPr>
                <w:rtl w:val="0"/>
              </w:rPr>
              <w:t xml:space="preserve">76,8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3">
            <w:pPr>
              <w:rPr/>
            </w:pPr>
            <w:r w:rsidDel="00000000" w:rsidR="00000000" w:rsidRPr="00000000">
              <w:rPr>
                <w:rtl w:val="0"/>
              </w:rPr>
              <w:t xml:space="preserve">Serb (86.2%)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4">
            <w:pPr>
              <w:rPr/>
            </w:pPr>
            <w:r w:rsidDel="00000000" w:rsidR="00000000" w:rsidRPr="00000000">
              <w:rPr>
                <w:rtl w:val="0"/>
              </w:rPr>
              <w:t xml:space="preserve">Christianity (64.6%)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5">
            <w:pPr>
              <w:jc w:val="right"/>
              <w:rPr/>
            </w:pPr>
            <w:r w:rsidDel="00000000" w:rsidR="00000000" w:rsidRPr="00000000">
              <w:rPr>
                <w:rtl w:val="0"/>
              </w:rPr>
              <w:t xml:space="preserve">78,9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6">
            <w:pPr>
              <w:rPr/>
            </w:pPr>
            <w:r w:rsidDel="00000000" w:rsidR="00000000" w:rsidRPr="00000000">
              <w:rPr>
                <w:rtl w:val="0"/>
              </w:rPr>
              <w:t xml:space="preserve">China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7">
            <w:pPr>
              <w:jc w:val="right"/>
              <w:rPr/>
            </w:pPr>
            <w:r w:rsidDel="00000000" w:rsidR="00000000" w:rsidRPr="00000000">
              <w:rPr>
                <w:rtl w:val="0"/>
              </w:rPr>
              <w:t xml:space="preserve">364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8">
            <w:pPr>
              <w:rPr/>
            </w:pPr>
            <w:r w:rsidDel="00000000" w:rsidR="00000000" w:rsidRPr="00000000">
              <w:rPr>
                <w:rtl w:val="0"/>
              </w:rPr>
              <w:t xml:space="preserve">English (6.6%); French (0.5%); Chinese (Simplified) (92.6%); Persian (0.3%)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9">
            <w:pPr>
              <w:rPr/>
            </w:pPr>
            <w:r w:rsidDel="00000000" w:rsidR="00000000" w:rsidRPr="00000000">
              <w:rPr>
                <w:rtl w:val="0"/>
              </w:rPr>
              <w:t xml:space="preserve">22.5 (4.7)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A">
            <w:pPr>
              <w:jc w:val="right"/>
              <w:rPr/>
            </w:pPr>
            <w:r w:rsidDel="00000000" w:rsidR="00000000" w:rsidRPr="00000000">
              <w:rPr>
                <w:rtl w:val="0"/>
              </w:rPr>
              <w:t xml:space="preserve">67,1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B">
            <w:pPr>
              <w:rPr/>
            </w:pPr>
            <w:r w:rsidDel="00000000" w:rsidR="00000000" w:rsidRPr="00000000">
              <w:rPr>
                <w:rtl w:val="0"/>
              </w:rPr>
              <w:t xml:space="preserve">Han Chinese (86%)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C">
            <w:pPr>
              <w:rPr/>
            </w:pPr>
            <w:r w:rsidDel="00000000" w:rsidR="00000000" w:rsidRPr="00000000">
              <w:rPr>
                <w:rtl w:val="0"/>
              </w:rPr>
              <w:t xml:space="preserve">None (atheist/agnostic) (88%)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D">
            <w:pPr>
              <w:jc w:val="right"/>
              <w:rPr/>
            </w:pPr>
            <w:r w:rsidDel="00000000" w:rsidR="00000000" w:rsidRPr="00000000">
              <w:rPr>
                <w:rtl w:val="0"/>
              </w:rPr>
              <w:t xml:space="preserve">80,4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E">
            <w:pPr>
              <w:rPr/>
            </w:pPr>
            <w:r w:rsidDel="00000000" w:rsidR="00000000" w:rsidRPr="00000000">
              <w:rPr>
                <w:rtl w:val="0"/>
              </w:rPr>
              <w:t xml:space="preserve">Chile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3F">
            <w:pPr>
              <w:jc w:val="right"/>
              <w:rPr/>
            </w:pPr>
            <w:r w:rsidDel="00000000" w:rsidR="00000000" w:rsidRPr="00000000">
              <w:rPr>
                <w:rtl w:val="0"/>
              </w:rPr>
              <w:t xml:space="preserve">363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0">
            <w:pPr>
              <w:rPr/>
            </w:pPr>
            <w:r w:rsidDel="00000000" w:rsidR="00000000" w:rsidRPr="00000000">
              <w:rPr>
                <w:rtl w:val="0"/>
              </w:rPr>
              <w:t xml:space="preserve">Spanish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1">
            <w:pPr>
              <w:rPr/>
            </w:pPr>
            <w:r w:rsidDel="00000000" w:rsidR="00000000" w:rsidRPr="00000000">
              <w:rPr>
                <w:rtl w:val="0"/>
              </w:rPr>
              <w:t xml:space="preserve">31.9 (13.3)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2">
            <w:pPr>
              <w:jc w:val="right"/>
              <w:rPr/>
            </w:pPr>
            <w:r w:rsidDel="00000000" w:rsidR="00000000" w:rsidRPr="00000000">
              <w:rPr>
                <w:rtl w:val="0"/>
              </w:rPr>
              <w:t xml:space="preserve">64,6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3">
            <w:pPr>
              <w:rPr/>
            </w:pPr>
            <w:r w:rsidDel="00000000" w:rsidR="00000000" w:rsidRPr="00000000">
              <w:rPr>
                <w:rtl w:val="0"/>
              </w:rPr>
              <w:t xml:space="preserve">Mestizo/a (48.7%)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4">
            <w:pPr>
              <w:rPr/>
            </w:pPr>
            <w:r w:rsidDel="00000000" w:rsidR="00000000" w:rsidRPr="00000000">
              <w:rPr>
                <w:rtl w:val="0"/>
              </w:rPr>
              <w:t xml:space="preserve">None (atheist/agnostic) (41%)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5">
            <w:pPr>
              <w:jc w:val="right"/>
              <w:rPr/>
            </w:pPr>
            <w:r w:rsidDel="00000000" w:rsidR="00000000" w:rsidRPr="00000000">
              <w:rPr>
                <w:rtl w:val="0"/>
              </w:rPr>
              <w:t xml:space="preserve">46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6">
            <w:pPr>
              <w:rPr/>
            </w:pPr>
            <w:r w:rsidDel="00000000" w:rsidR="00000000" w:rsidRPr="00000000">
              <w:rPr>
                <w:rtl w:val="0"/>
              </w:rPr>
              <w:t xml:space="preserve">Armenia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7">
            <w:pPr>
              <w:jc w:val="right"/>
              <w:rPr/>
            </w:pPr>
            <w:r w:rsidDel="00000000" w:rsidR="00000000" w:rsidRPr="00000000">
              <w:rPr>
                <w:rtl w:val="0"/>
              </w:rPr>
              <w:t xml:space="preserve">336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8">
            <w:pPr>
              <w:rPr/>
            </w:pPr>
            <w:r w:rsidDel="00000000" w:rsidR="00000000" w:rsidRPr="00000000">
              <w:rPr>
                <w:rtl w:val="0"/>
              </w:rPr>
              <w:t xml:space="preserve">English (0.3%); Armenian (99.4%); Vietnamese (0.3%)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9">
            <w:pPr>
              <w:rPr/>
            </w:pPr>
            <w:r w:rsidDel="00000000" w:rsidR="00000000" w:rsidRPr="00000000">
              <w:rPr>
                <w:rtl w:val="0"/>
              </w:rPr>
              <w:t xml:space="preserve">25 (10.7)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A">
            <w:pPr>
              <w:jc w:val="right"/>
              <w:rPr/>
            </w:pPr>
            <w:r w:rsidDel="00000000" w:rsidR="00000000" w:rsidRPr="00000000">
              <w:rPr>
                <w:rtl w:val="0"/>
              </w:rPr>
              <w:t xml:space="preserve">82,5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B">
            <w:pPr>
              <w:rPr/>
            </w:pPr>
            <w:r w:rsidDel="00000000" w:rsidR="00000000" w:rsidRPr="00000000">
              <w:rPr>
                <w:rtl w:val="0"/>
              </w:rPr>
              <w:t xml:space="preserve">Armenian (95.3%)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C">
            <w:pPr>
              <w:rPr/>
            </w:pPr>
            <w:r w:rsidDel="00000000" w:rsidR="00000000" w:rsidRPr="00000000">
              <w:rPr>
                <w:rtl w:val="0"/>
              </w:rPr>
              <w:t xml:space="preserve">Christianity (85.9%)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D">
            <w:pPr>
              <w:jc w:val="right"/>
              <w:rPr/>
            </w:pPr>
            <w:r w:rsidDel="00000000" w:rsidR="00000000" w:rsidRPr="00000000">
              <w:rPr>
                <w:rtl w:val="0"/>
              </w:rPr>
              <w:t xml:space="preserve">74,7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E">
            <w:pPr>
              <w:rPr/>
            </w:pPr>
            <w:r w:rsidDel="00000000" w:rsidR="00000000" w:rsidRPr="00000000">
              <w:rPr>
                <w:rtl w:val="0"/>
              </w:rPr>
              <w:t xml:space="preserve">Portugal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F">
            <w:pPr>
              <w:jc w:val="right"/>
              <w:rPr/>
            </w:pPr>
            <w:r w:rsidDel="00000000" w:rsidR="00000000" w:rsidRPr="00000000">
              <w:rPr>
                <w:rtl w:val="0"/>
              </w:rPr>
              <w:t xml:space="preserve">331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0">
            <w:pPr>
              <w:rPr/>
            </w:pPr>
            <w:r w:rsidDel="00000000" w:rsidR="00000000" w:rsidRPr="00000000">
              <w:rPr>
                <w:rtl w:val="0"/>
              </w:rPr>
              <w:t xml:space="preserve">Portuguese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1">
            <w:pPr>
              <w:rPr/>
            </w:pPr>
            <w:r w:rsidDel="00000000" w:rsidR="00000000" w:rsidRPr="00000000">
              <w:rPr>
                <w:rtl w:val="0"/>
              </w:rPr>
              <w:t xml:space="preserve">30.2 (9.9)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2">
            <w:pPr>
              <w:jc w:val="right"/>
              <w:rPr/>
            </w:pPr>
            <w:r w:rsidDel="00000000" w:rsidR="00000000" w:rsidRPr="00000000">
              <w:rPr>
                <w:rtl w:val="0"/>
              </w:rPr>
              <w:t xml:space="preserve">47,2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3">
            <w:pPr>
              <w:rPr/>
            </w:pPr>
            <w:r w:rsidDel="00000000" w:rsidR="00000000" w:rsidRPr="00000000">
              <w:rPr>
                <w:rtl w:val="0"/>
              </w:rPr>
              <w:t xml:space="preserve">Portuguese (96.3%)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4">
            <w:pPr>
              <w:rPr/>
            </w:pPr>
            <w:r w:rsidDel="00000000" w:rsidR="00000000" w:rsidRPr="00000000">
              <w:rPr>
                <w:rtl w:val="0"/>
              </w:rPr>
              <w:t xml:space="preserve">None (atheist/agnostic) (50.3%)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5">
            <w:pPr>
              <w:jc w:val="right"/>
              <w:rPr/>
            </w:pPr>
            <w:r w:rsidDel="00000000" w:rsidR="00000000" w:rsidRPr="00000000">
              <w:rPr>
                <w:rtl w:val="0"/>
              </w:rPr>
              <w:t xml:space="preserve">45,4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6">
            <w:pPr>
              <w:rPr/>
            </w:pPr>
            <w:r w:rsidDel="00000000" w:rsidR="00000000" w:rsidRPr="00000000">
              <w:rPr>
                <w:rtl w:val="0"/>
              </w:rPr>
              <w:t xml:space="preserve">Singapore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7">
            <w:pPr>
              <w:jc w:val="right"/>
              <w:rPr/>
            </w:pPr>
            <w:r w:rsidDel="00000000" w:rsidR="00000000" w:rsidRPr="00000000">
              <w:rPr>
                <w:rtl w:val="0"/>
              </w:rPr>
              <w:t xml:space="preserve">327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8">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9">
            <w:pPr>
              <w:rPr/>
            </w:pPr>
            <w:r w:rsidDel="00000000" w:rsidR="00000000" w:rsidRPr="00000000">
              <w:rPr>
                <w:rtl w:val="0"/>
              </w:rPr>
              <w:t xml:space="preserve">28.2 (9.1)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A">
            <w:pPr>
              <w:jc w:val="right"/>
              <w:rPr/>
            </w:pPr>
            <w:r w:rsidDel="00000000" w:rsidR="00000000" w:rsidRPr="00000000">
              <w:rPr>
                <w:rtl w:val="0"/>
              </w:rPr>
              <w:t xml:space="preserve">63,6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B">
            <w:pPr>
              <w:rPr/>
            </w:pPr>
            <w:r w:rsidDel="00000000" w:rsidR="00000000" w:rsidRPr="00000000">
              <w:rPr>
                <w:rtl w:val="0"/>
              </w:rPr>
              <w:t xml:space="preserve">Chinese (76.6%)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C">
            <w:pPr>
              <w:rPr/>
            </w:pPr>
            <w:r w:rsidDel="00000000" w:rsidR="00000000" w:rsidRPr="00000000">
              <w:rPr>
                <w:rtl w:val="0"/>
              </w:rPr>
              <w:t xml:space="preserve">None (atheist/agnostic) (26.2%)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D">
            <w:pPr>
              <w:jc w:val="right"/>
              <w:rPr/>
            </w:pPr>
            <w:r w:rsidDel="00000000" w:rsidR="00000000" w:rsidRPr="00000000">
              <w:rPr>
                <w:rtl w:val="0"/>
              </w:rPr>
              <w:t xml:space="preserve">49,8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E">
            <w:pPr>
              <w:rPr/>
            </w:pPr>
            <w:r w:rsidDel="00000000" w:rsidR="00000000" w:rsidRPr="00000000">
              <w:rPr>
                <w:rtl w:val="0"/>
              </w:rPr>
              <w:t xml:space="preserve">North Macedonia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F">
            <w:pPr>
              <w:jc w:val="right"/>
              <w:rPr/>
            </w:pPr>
            <w:r w:rsidDel="00000000" w:rsidR="00000000" w:rsidRPr="00000000">
              <w:rPr>
                <w:rtl w:val="0"/>
              </w:rPr>
              <w:t xml:space="preserve">312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0">
            <w:pPr>
              <w:rPr/>
            </w:pPr>
            <w:r w:rsidDel="00000000" w:rsidR="00000000" w:rsidRPr="00000000">
              <w:rPr>
                <w:rtl w:val="0"/>
              </w:rPr>
              <w:t xml:space="preserve">Croatian (0.3%); Macedonian (99.7%)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1">
            <w:pPr>
              <w:rPr/>
            </w:pPr>
            <w:r w:rsidDel="00000000" w:rsidR="00000000" w:rsidRPr="00000000">
              <w:rPr>
                <w:rtl w:val="0"/>
              </w:rPr>
              <w:t xml:space="preserve">25.1 (10.7)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2">
            <w:pPr>
              <w:jc w:val="right"/>
              <w:rPr/>
            </w:pPr>
            <w:r w:rsidDel="00000000" w:rsidR="00000000" w:rsidRPr="00000000">
              <w:rPr>
                <w:rtl w:val="0"/>
              </w:rPr>
              <w:t xml:space="preserve">79,9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3">
            <w:pPr>
              <w:rPr/>
            </w:pPr>
            <w:r w:rsidDel="00000000" w:rsidR="00000000" w:rsidRPr="00000000">
              <w:rPr>
                <w:rtl w:val="0"/>
              </w:rPr>
              <w:t xml:space="preserve">Macedonian (91.4%)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4">
            <w:pPr>
              <w:rPr/>
            </w:pPr>
            <w:r w:rsidDel="00000000" w:rsidR="00000000" w:rsidRPr="00000000">
              <w:rPr>
                <w:rtl w:val="0"/>
              </w:rPr>
              <w:t xml:space="preserve">Christianity (76.6%)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5">
            <w:pPr>
              <w:jc w:val="right"/>
              <w:rPr/>
            </w:pPr>
            <w:r w:rsidDel="00000000" w:rsidR="00000000" w:rsidRPr="00000000">
              <w:rPr>
                <w:rtl w:val="0"/>
              </w:rPr>
              <w:t xml:space="preserve">79,3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6">
            <w:pPr>
              <w:rPr/>
            </w:pPr>
            <w:r w:rsidDel="00000000" w:rsidR="00000000" w:rsidRPr="00000000">
              <w:rPr>
                <w:rtl w:val="0"/>
              </w:rPr>
              <w:t xml:space="preserve">Malaysia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7">
            <w:pPr>
              <w:jc w:val="right"/>
              <w:rPr/>
            </w:pPr>
            <w:r w:rsidDel="00000000" w:rsidR="00000000" w:rsidRPr="00000000">
              <w:rPr>
                <w:rtl w:val="0"/>
              </w:rPr>
              <w:t xml:space="preserve">311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8">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9">
            <w:pPr>
              <w:rPr/>
            </w:pPr>
            <w:r w:rsidDel="00000000" w:rsidR="00000000" w:rsidRPr="00000000">
              <w:rPr>
                <w:rtl w:val="0"/>
              </w:rPr>
              <w:t xml:space="preserve">25.9 (7.5)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A">
            <w:pPr>
              <w:jc w:val="right"/>
              <w:rPr/>
            </w:pPr>
            <w:r w:rsidDel="00000000" w:rsidR="00000000" w:rsidRPr="00000000">
              <w:rPr>
                <w:rtl w:val="0"/>
              </w:rPr>
              <w:t xml:space="preserve">71,1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B">
            <w:pPr>
              <w:rPr/>
            </w:pPr>
            <w:r w:rsidDel="00000000" w:rsidR="00000000" w:rsidRPr="00000000">
              <w:rPr>
                <w:rtl w:val="0"/>
              </w:rPr>
              <w:t xml:space="preserve">Chinese (70.4%)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C">
            <w:pPr>
              <w:rPr/>
            </w:pPr>
            <w:r w:rsidDel="00000000" w:rsidR="00000000" w:rsidRPr="00000000">
              <w:rPr>
                <w:rtl w:val="0"/>
              </w:rPr>
              <w:t xml:space="preserve">Buddhism (48.5%)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D">
            <w:pPr>
              <w:jc w:val="right"/>
              <w:rPr/>
            </w:pPr>
            <w:r w:rsidDel="00000000" w:rsidR="00000000" w:rsidRPr="00000000">
              <w:rPr>
                <w:rtl w:val="0"/>
              </w:rPr>
              <w:t xml:space="preserve">54,5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E">
            <w:pPr>
              <w:rPr/>
            </w:pPr>
            <w:r w:rsidDel="00000000" w:rsidR="00000000" w:rsidRPr="00000000">
              <w:rPr>
                <w:rtl w:val="0"/>
              </w:rPr>
              <w:t xml:space="preserve">Russia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F">
            <w:pPr>
              <w:jc w:val="right"/>
              <w:rPr/>
            </w:pPr>
            <w:r w:rsidDel="00000000" w:rsidR="00000000" w:rsidRPr="00000000">
              <w:rPr>
                <w:rtl w:val="0"/>
              </w:rPr>
              <w:t xml:space="preserve">310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0">
            <w:pPr>
              <w:rPr/>
            </w:pPr>
            <w:r w:rsidDel="00000000" w:rsidR="00000000" w:rsidRPr="00000000">
              <w:rPr>
                <w:rtl w:val="0"/>
              </w:rPr>
              <w:t xml:space="preserve">Russian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1">
            <w:pPr>
              <w:rPr/>
            </w:pPr>
            <w:r w:rsidDel="00000000" w:rsidR="00000000" w:rsidRPr="00000000">
              <w:rPr>
                <w:rtl w:val="0"/>
              </w:rPr>
              <w:t xml:space="preserve">29.1 (12.2)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2">
            <w:pPr>
              <w:jc w:val="right"/>
              <w:rPr/>
            </w:pPr>
            <w:r w:rsidDel="00000000" w:rsidR="00000000" w:rsidRPr="00000000">
              <w:rPr>
                <w:rtl w:val="0"/>
              </w:rPr>
              <w:t xml:space="preserve">65,7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3">
            <w:pPr>
              <w:rPr/>
            </w:pPr>
            <w:r w:rsidDel="00000000" w:rsidR="00000000" w:rsidRPr="00000000">
              <w:rPr>
                <w:rtl w:val="0"/>
              </w:rPr>
              <w:t xml:space="preserve">Russian (80.1%)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4">
            <w:pPr>
              <w:rPr/>
            </w:pPr>
            <w:r w:rsidDel="00000000" w:rsidR="00000000" w:rsidRPr="00000000">
              <w:rPr>
                <w:rtl w:val="0"/>
              </w:rPr>
              <w:t xml:space="preserve">Christianity (51.4%)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5">
            <w:pPr>
              <w:jc w:val="right"/>
              <w:rPr/>
            </w:pPr>
            <w:r w:rsidDel="00000000" w:rsidR="00000000" w:rsidRPr="00000000">
              <w:rPr>
                <w:rtl w:val="0"/>
              </w:rPr>
              <w:t xml:space="preserve">51,7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6">
            <w:pPr>
              <w:rPr/>
            </w:pPr>
            <w:r w:rsidDel="00000000" w:rsidR="00000000" w:rsidRPr="00000000">
              <w:rPr>
                <w:rtl w:val="0"/>
              </w:rPr>
              <w:t xml:space="preserve">Thailand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7">
            <w:pPr>
              <w:jc w:val="right"/>
              <w:rPr/>
            </w:pPr>
            <w:r w:rsidDel="00000000" w:rsidR="00000000" w:rsidRPr="00000000">
              <w:rPr>
                <w:rtl w:val="0"/>
              </w:rPr>
              <w:t xml:space="preserve">308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8">
            <w:pPr>
              <w:rPr/>
            </w:pPr>
            <w:r w:rsidDel="00000000" w:rsidR="00000000" w:rsidRPr="00000000">
              <w:rPr>
                <w:rtl w:val="0"/>
              </w:rPr>
              <w:t xml:space="preserve">English (0.6%); Thai (99.4%)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9">
            <w:pPr>
              <w:rPr/>
            </w:pPr>
            <w:r w:rsidDel="00000000" w:rsidR="00000000" w:rsidRPr="00000000">
              <w:rPr>
                <w:rtl w:val="0"/>
              </w:rPr>
              <w:t xml:space="preserve">26 (9.3)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A">
            <w:pPr>
              <w:jc w:val="right"/>
              <w:rPr/>
            </w:pPr>
            <w:r w:rsidDel="00000000" w:rsidR="00000000" w:rsidRPr="00000000">
              <w:rPr>
                <w:rtl w:val="0"/>
              </w:rPr>
              <w:t xml:space="preserve">65,8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B">
            <w:pPr>
              <w:rPr/>
            </w:pPr>
            <w:r w:rsidDel="00000000" w:rsidR="00000000" w:rsidRPr="00000000">
              <w:rPr>
                <w:rtl w:val="0"/>
              </w:rPr>
              <w:t xml:space="preserve">Thai (93%)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C">
            <w:pPr>
              <w:rPr/>
            </w:pPr>
            <w:r w:rsidDel="00000000" w:rsidR="00000000" w:rsidRPr="00000000">
              <w:rPr>
                <w:rtl w:val="0"/>
              </w:rPr>
              <w:t xml:space="preserve">Buddhism (77.3%)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D">
            <w:pPr>
              <w:jc w:val="right"/>
              <w:rPr/>
            </w:pPr>
            <w:r w:rsidDel="00000000" w:rsidR="00000000" w:rsidRPr="00000000">
              <w:rPr>
                <w:rtl w:val="0"/>
              </w:rPr>
              <w:t xml:space="preserve">62,3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E">
            <w:pPr>
              <w:rPr/>
            </w:pPr>
            <w:r w:rsidDel="00000000" w:rsidR="00000000" w:rsidRPr="00000000">
              <w:rPr>
                <w:rtl w:val="0"/>
              </w:rPr>
              <w:t xml:space="preserve">Brazil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F">
            <w:pPr>
              <w:jc w:val="right"/>
              <w:rPr/>
            </w:pPr>
            <w:r w:rsidDel="00000000" w:rsidR="00000000" w:rsidRPr="00000000">
              <w:rPr>
                <w:rtl w:val="0"/>
              </w:rPr>
              <w:t xml:space="preserve">304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0">
            <w:pPr>
              <w:rPr/>
            </w:pPr>
            <w:r w:rsidDel="00000000" w:rsidR="00000000" w:rsidRPr="00000000">
              <w:rPr>
                <w:rtl w:val="0"/>
              </w:rPr>
              <w:t xml:space="preserve">Portuguese (Brazilian)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1">
            <w:pPr>
              <w:rPr/>
            </w:pPr>
            <w:r w:rsidDel="00000000" w:rsidR="00000000" w:rsidRPr="00000000">
              <w:rPr>
                <w:rtl w:val="0"/>
              </w:rPr>
              <w:t xml:space="preserve">31.4 (14.3)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2">
            <w:pPr>
              <w:jc w:val="right"/>
              <w:rPr/>
            </w:pPr>
            <w:r w:rsidDel="00000000" w:rsidR="00000000" w:rsidRPr="00000000">
              <w:rPr>
                <w:rtl w:val="0"/>
              </w:rPr>
              <w:t xml:space="preserve">55,1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3">
            <w:pPr>
              <w:rPr/>
            </w:pPr>
            <w:r w:rsidDel="00000000" w:rsidR="00000000" w:rsidRPr="00000000">
              <w:rPr>
                <w:rtl w:val="0"/>
              </w:rPr>
              <w:t xml:space="preserve">Caucasian (White) (55.4%)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4">
            <w:pPr>
              <w:rPr/>
            </w:pPr>
            <w:r w:rsidDel="00000000" w:rsidR="00000000" w:rsidRPr="00000000">
              <w:rPr>
                <w:rtl w:val="0"/>
              </w:rPr>
              <w:t xml:space="preserve">Christianity (69.9%)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5">
            <w:pPr>
              <w:jc w:val="right"/>
              <w:rPr/>
            </w:pPr>
            <w:r w:rsidDel="00000000" w:rsidR="00000000" w:rsidRPr="00000000">
              <w:rPr>
                <w:rtl w:val="0"/>
              </w:rPr>
              <w:t xml:space="preserve">69,3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6">
            <w:pPr>
              <w:rPr/>
            </w:pPr>
            <w:r w:rsidDel="00000000" w:rsidR="00000000" w:rsidRPr="00000000">
              <w:rPr>
                <w:rtl w:val="0"/>
              </w:rPr>
              <w:t xml:space="preserve">Ethiopia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7">
            <w:pPr>
              <w:jc w:val="right"/>
              <w:rPr/>
            </w:pPr>
            <w:r w:rsidDel="00000000" w:rsidR="00000000" w:rsidRPr="00000000">
              <w:rPr>
                <w:rtl w:val="0"/>
              </w:rPr>
              <w:t xml:space="preserve">299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8">
            <w:pPr>
              <w:rPr/>
            </w:pPr>
            <w:r w:rsidDel="00000000" w:rsidR="00000000" w:rsidRPr="00000000">
              <w:rPr>
                <w:rtl w:val="0"/>
              </w:rPr>
              <w:t xml:space="preserve">Amharic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9">
            <w:pPr>
              <w:rPr/>
            </w:pPr>
            <w:r w:rsidDel="00000000" w:rsidR="00000000" w:rsidRPr="00000000">
              <w:rPr>
                <w:rtl w:val="0"/>
              </w:rPr>
              <w:t xml:space="preserve">27.1 (7)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A">
            <w:pPr>
              <w:jc w:val="right"/>
              <w:rPr/>
            </w:pPr>
            <w:r w:rsidDel="00000000" w:rsidR="00000000" w:rsidRPr="00000000">
              <w:rPr>
                <w:rtl w:val="0"/>
              </w:rPr>
              <w:t xml:space="preserve">44,9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B">
            <w:pPr>
              <w:rPr/>
            </w:pPr>
            <w:r w:rsidDel="00000000" w:rsidR="00000000" w:rsidRPr="00000000">
              <w:rPr>
                <w:rtl w:val="0"/>
              </w:rPr>
              <w:t xml:space="preserve">Amhara (44.9%)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C">
            <w:pPr>
              <w:rPr/>
            </w:pPr>
            <w:r w:rsidDel="00000000" w:rsidR="00000000" w:rsidRPr="00000000">
              <w:rPr>
                <w:rtl w:val="0"/>
              </w:rPr>
              <w:t xml:space="preserve">Christianity (79.6%)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D">
            <w:pPr>
              <w:jc w:val="right"/>
              <w:rPr/>
            </w:pPr>
            <w:r w:rsidDel="00000000" w:rsidR="00000000" w:rsidRPr="00000000">
              <w:rPr>
                <w:rtl w:val="0"/>
              </w:rPr>
              <w:t xml:space="preserve">55,8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E">
            <w:pPr>
              <w:rPr/>
            </w:pPr>
            <w:r w:rsidDel="00000000" w:rsidR="00000000" w:rsidRPr="00000000">
              <w:rPr>
                <w:rtl w:val="0"/>
              </w:rPr>
              <w:t xml:space="preserve">Bangladesh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8F">
            <w:pPr>
              <w:jc w:val="right"/>
              <w:rPr/>
            </w:pPr>
            <w:r w:rsidDel="00000000" w:rsidR="00000000" w:rsidRPr="00000000">
              <w:rPr>
                <w:rtl w:val="0"/>
              </w:rPr>
              <w:t xml:space="preserve">290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0">
            <w:pPr>
              <w:rPr/>
            </w:pPr>
            <w:r w:rsidDel="00000000" w:rsidR="00000000" w:rsidRPr="00000000">
              <w:rPr>
                <w:rtl w:val="0"/>
              </w:rPr>
              <w:t xml:space="preserve">Bengali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1">
            <w:pPr>
              <w:rPr/>
            </w:pPr>
            <w:r w:rsidDel="00000000" w:rsidR="00000000" w:rsidRPr="00000000">
              <w:rPr>
                <w:rtl w:val="0"/>
              </w:rPr>
              <w:t xml:space="preserve">26.7 (9.6)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2">
            <w:pPr>
              <w:jc w:val="right"/>
              <w:rPr/>
            </w:pPr>
            <w:r w:rsidDel="00000000" w:rsidR="00000000" w:rsidRPr="00000000">
              <w:rPr>
                <w:rtl w:val="0"/>
              </w:rPr>
              <w:t xml:space="preserve">46,2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3">
            <w:pPr>
              <w:rPr/>
            </w:pPr>
            <w:r w:rsidDel="00000000" w:rsidR="00000000" w:rsidRPr="00000000">
              <w:rPr>
                <w:rtl w:val="0"/>
              </w:rPr>
              <w:t xml:space="preserve">Bengali (96.5%)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4">
            <w:pPr>
              <w:rPr/>
            </w:pPr>
            <w:r w:rsidDel="00000000" w:rsidR="00000000" w:rsidRPr="00000000">
              <w:rPr>
                <w:rtl w:val="0"/>
              </w:rPr>
              <w:t xml:space="preserve">Islam (80.8%)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5">
            <w:pPr>
              <w:jc w:val="right"/>
              <w:rPr/>
            </w:pPr>
            <w:r w:rsidDel="00000000" w:rsidR="00000000" w:rsidRPr="00000000">
              <w:rPr>
                <w:rtl w:val="0"/>
              </w:rPr>
              <w:t xml:space="preserve">62,2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6">
            <w:pPr>
              <w:rPr/>
            </w:pPr>
            <w:r w:rsidDel="00000000" w:rsidR="00000000" w:rsidRPr="00000000">
              <w:rPr>
                <w:rtl w:val="0"/>
              </w:rPr>
              <w:t xml:space="preserve">Bulgaria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7">
            <w:pPr>
              <w:jc w:val="right"/>
              <w:rPr/>
            </w:pPr>
            <w:r w:rsidDel="00000000" w:rsidR="00000000" w:rsidRPr="00000000">
              <w:rPr>
                <w:rtl w:val="0"/>
              </w:rPr>
              <w:t xml:space="preserve">287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8">
            <w:pPr>
              <w:rPr/>
            </w:pPr>
            <w:r w:rsidDel="00000000" w:rsidR="00000000" w:rsidRPr="00000000">
              <w:rPr>
                <w:rtl w:val="0"/>
              </w:rPr>
              <w:t xml:space="preserve">Bulgarian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9">
            <w:pPr>
              <w:rPr/>
            </w:pPr>
            <w:r w:rsidDel="00000000" w:rsidR="00000000" w:rsidRPr="00000000">
              <w:rPr>
                <w:rtl w:val="0"/>
              </w:rPr>
              <w:t xml:space="preserve">27 (12)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A">
            <w:pPr>
              <w:jc w:val="right"/>
              <w:rPr/>
            </w:pPr>
            <w:r w:rsidDel="00000000" w:rsidR="00000000" w:rsidRPr="00000000">
              <w:rPr>
                <w:rtl w:val="0"/>
              </w:rPr>
              <w:t xml:space="preserve">80,9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B">
            <w:pPr>
              <w:rPr/>
            </w:pPr>
            <w:r w:rsidDel="00000000" w:rsidR="00000000" w:rsidRPr="00000000">
              <w:rPr>
                <w:rtl w:val="0"/>
              </w:rPr>
              <w:t xml:space="preserve">Bulgarian (98.6%)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C">
            <w:pPr>
              <w:rPr/>
            </w:pPr>
            <w:r w:rsidDel="00000000" w:rsidR="00000000" w:rsidRPr="00000000">
              <w:rPr>
                <w:rtl w:val="0"/>
              </w:rPr>
              <w:t xml:space="preserve">Christianity (66.7%)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D">
            <w:pPr>
              <w:jc w:val="right"/>
              <w:rPr/>
            </w:pPr>
            <w:r w:rsidDel="00000000" w:rsidR="00000000" w:rsidRPr="00000000">
              <w:rPr>
                <w:rtl w:val="0"/>
              </w:rPr>
              <w:t xml:space="preserve">78,7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E">
            <w:pPr>
              <w:rPr/>
            </w:pPr>
            <w:r w:rsidDel="00000000" w:rsidR="00000000" w:rsidRPr="00000000">
              <w:rPr>
                <w:rtl w:val="0"/>
              </w:rPr>
              <w:t xml:space="preserve">Georgia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9F">
            <w:pPr>
              <w:jc w:val="right"/>
              <w:rPr/>
            </w:pPr>
            <w:r w:rsidDel="00000000" w:rsidR="00000000" w:rsidRPr="00000000">
              <w:rPr>
                <w:rtl w:val="0"/>
              </w:rPr>
              <w:t xml:space="preserve">286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0">
            <w:pPr>
              <w:rPr/>
            </w:pPr>
            <w:r w:rsidDel="00000000" w:rsidR="00000000" w:rsidRPr="00000000">
              <w:rPr>
                <w:rtl w:val="0"/>
              </w:rPr>
              <w:t xml:space="preserve">Armenian (0.3%); Georgian (99.7%)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1">
            <w:pPr>
              <w:rPr/>
            </w:pPr>
            <w:r w:rsidDel="00000000" w:rsidR="00000000" w:rsidRPr="00000000">
              <w:rPr>
                <w:rtl w:val="0"/>
              </w:rPr>
              <w:t xml:space="preserve">29.2 (10.8)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2">
            <w:pPr>
              <w:jc w:val="right"/>
              <w:rPr/>
            </w:pPr>
            <w:r w:rsidDel="00000000" w:rsidR="00000000" w:rsidRPr="00000000">
              <w:rPr>
                <w:rtl w:val="0"/>
              </w:rPr>
              <w:t xml:space="preserve">62,5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3">
            <w:pPr>
              <w:rPr/>
            </w:pPr>
            <w:r w:rsidDel="00000000" w:rsidR="00000000" w:rsidRPr="00000000">
              <w:rPr>
                <w:rtl w:val="0"/>
              </w:rPr>
              <w:t xml:space="preserve">Georgian (96.4%)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4">
            <w:pPr>
              <w:rPr/>
            </w:pPr>
            <w:r w:rsidDel="00000000" w:rsidR="00000000" w:rsidRPr="00000000">
              <w:rPr>
                <w:rtl w:val="0"/>
              </w:rPr>
              <w:t xml:space="preserve">Christianity (82.1%)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5">
            <w:pPr>
              <w:jc w:val="right"/>
              <w:rPr/>
            </w:pPr>
            <w:r w:rsidDel="00000000" w:rsidR="00000000" w:rsidRPr="00000000">
              <w:rPr>
                <w:rtl w:val="0"/>
              </w:rPr>
              <w:t xml:space="preserve">47,6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6">
            <w:pPr>
              <w:rPr/>
            </w:pPr>
            <w:r w:rsidDel="00000000" w:rsidR="00000000" w:rsidRPr="00000000">
              <w:rPr>
                <w:rtl w:val="0"/>
              </w:rPr>
              <w:t xml:space="preserve">Indonesia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7">
            <w:pPr>
              <w:jc w:val="right"/>
              <w:rPr/>
            </w:pPr>
            <w:r w:rsidDel="00000000" w:rsidR="00000000" w:rsidRPr="00000000">
              <w:rPr>
                <w:rtl w:val="0"/>
              </w:rPr>
              <w:t xml:space="preserve">277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8">
            <w:pPr>
              <w:rPr/>
            </w:pPr>
            <w:r w:rsidDel="00000000" w:rsidR="00000000" w:rsidRPr="00000000">
              <w:rPr>
                <w:rtl w:val="0"/>
              </w:rPr>
              <w:t xml:space="preserve">Bahasa Indonesia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9">
            <w:pPr>
              <w:rPr/>
            </w:pPr>
            <w:r w:rsidDel="00000000" w:rsidR="00000000" w:rsidRPr="00000000">
              <w:rPr>
                <w:rtl w:val="0"/>
              </w:rPr>
              <w:t xml:space="preserve">24.7 (8.1)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A">
            <w:pPr>
              <w:jc w:val="right"/>
              <w:rPr/>
            </w:pPr>
            <w:r w:rsidDel="00000000" w:rsidR="00000000" w:rsidRPr="00000000">
              <w:rPr>
                <w:rtl w:val="0"/>
              </w:rPr>
              <w:t xml:space="preserve">61,6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B">
            <w:pPr>
              <w:rPr/>
            </w:pPr>
            <w:r w:rsidDel="00000000" w:rsidR="00000000" w:rsidRPr="00000000">
              <w:rPr>
                <w:rtl w:val="0"/>
              </w:rPr>
              <w:t xml:space="preserve">Aceh (31.7%)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C">
            <w:pPr>
              <w:rPr/>
            </w:pPr>
            <w:r w:rsidDel="00000000" w:rsidR="00000000" w:rsidRPr="00000000">
              <w:rPr>
                <w:rtl w:val="0"/>
              </w:rPr>
              <w:t xml:space="preserve">Islam (88.6%)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D">
            <w:pPr>
              <w:jc w:val="right"/>
              <w:rPr/>
            </w:pPr>
            <w:r w:rsidDel="00000000" w:rsidR="00000000" w:rsidRPr="00000000">
              <w:rPr>
                <w:rtl w:val="0"/>
              </w:rPr>
              <w:t xml:space="preserve">53,9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E">
            <w:pPr>
              <w:rPr/>
            </w:pPr>
            <w:r w:rsidDel="00000000" w:rsidR="00000000" w:rsidRPr="00000000">
              <w:rPr>
                <w:rtl w:val="0"/>
              </w:rPr>
              <w:t xml:space="preserve">Slovakia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AF">
            <w:pPr>
              <w:jc w:val="right"/>
              <w:rPr/>
            </w:pPr>
            <w:r w:rsidDel="00000000" w:rsidR="00000000" w:rsidRPr="00000000">
              <w:rPr>
                <w:rtl w:val="0"/>
              </w:rPr>
              <w:t xml:space="preserve">274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0">
            <w:pPr>
              <w:rPr/>
            </w:pPr>
            <w:r w:rsidDel="00000000" w:rsidR="00000000" w:rsidRPr="00000000">
              <w:rPr>
                <w:rtl w:val="0"/>
              </w:rPr>
              <w:t xml:space="preserve">Hungarian (0.7%); Slovak (99.3%)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1">
            <w:pPr>
              <w:rPr/>
            </w:pPr>
            <w:r w:rsidDel="00000000" w:rsidR="00000000" w:rsidRPr="00000000">
              <w:rPr>
                <w:rtl w:val="0"/>
              </w:rPr>
              <w:t xml:space="preserve">24 (6.3)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2">
            <w:pPr>
              <w:jc w:val="right"/>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3">
            <w:pPr>
              <w:rPr/>
            </w:pPr>
            <w:r w:rsidDel="00000000" w:rsidR="00000000" w:rsidRPr="00000000">
              <w:rPr>
                <w:rtl w:val="0"/>
              </w:rPr>
              <w:t xml:space="preserve">Slovak (90.3%)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4">
            <w:pPr>
              <w:rPr/>
            </w:pPr>
            <w:r w:rsidDel="00000000" w:rsidR="00000000" w:rsidRPr="00000000">
              <w:rPr>
                <w:rtl w:val="0"/>
              </w:rPr>
              <w:t xml:space="preserve">Christianity (69.1%)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5">
            <w:pPr>
              <w:jc w:val="right"/>
              <w:rPr/>
            </w:pPr>
            <w:r w:rsidDel="00000000" w:rsidR="00000000" w:rsidRPr="00000000">
              <w:rPr>
                <w:rtl w:val="0"/>
              </w:rPr>
              <w:t xml:space="preserve">84,4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6">
            <w:pPr>
              <w:rPr/>
            </w:pPr>
            <w:r w:rsidDel="00000000" w:rsidR="00000000" w:rsidRPr="00000000">
              <w:rPr>
                <w:rtl w:val="0"/>
              </w:rPr>
              <w:t xml:space="preserve">Taiwan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7">
            <w:pPr>
              <w:jc w:val="right"/>
              <w:rPr/>
            </w:pPr>
            <w:r w:rsidDel="00000000" w:rsidR="00000000" w:rsidRPr="00000000">
              <w:rPr>
                <w:rtl w:val="0"/>
              </w:rPr>
              <w:t xml:space="preserve">266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8">
            <w:pPr>
              <w:rPr/>
            </w:pPr>
            <w:r w:rsidDel="00000000" w:rsidR="00000000" w:rsidRPr="00000000">
              <w:rPr>
                <w:rtl w:val="0"/>
              </w:rPr>
              <w:t xml:space="preserve">Chinese (Traditional)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9">
            <w:pPr>
              <w:rPr/>
            </w:pPr>
            <w:r w:rsidDel="00000000" w:rsidR="00000000" w:rsidRPr="00000000">
              <w:rPr>
                <w:rtl w:val="0"/>
              </w:rPr>
              <w:t xml:space="preserve">30.1 (10.1)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A">
            <w:pPr>
              <w:jc w:val="right"/>
              <w:rPr/>
            </w:pPr>
            <w:r w:rsidDel="00000000" w:rsidR="00000000" w:rsidRPr="00000000">
              <w:rPr>
                <w:rtl w:val="0"/>
              </w:rPr>
              <w:t xml:space="preserve">70,4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B">
            <w:pPr>
              <w:rPr/>
            </w:pPr>
            <w:r w:rsidDel="00000000" w:rsidR="00000000" w:rsidRPr="00000000">
              <w:rPr>
                <w:rtl w:val="0"/>
              </w:rPr>
              <w:t xml:space="preserve">Minnanese (60.8%)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C">
            <w:pPr>
              <w:rPr/>
            </w:pPr>
            <w:r w:rsidDel="00000000" w:rsidR="00000000" w:rsidRPr="00000000">
              <w:rPr>
                <w:rtl w:val="0"/>
              </w:rPr>
              <w:t xml:space="preserve">None (atheist/agnostic) (46.5%)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D">
            <w:pPr>
              <w:jc w:val="right"/>
              <w:rPr/>
            </w:pPr>
            <w:r w:rsidDel="00000000" w:rsidR="00000000" w:rsidRPr="00000000">
              <w:rPr>
                <w:rtl w:val="0"/>
              </w:rPr>
              <w:t xml:space="preserve">43,1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E">
            <w:pPr>
              <w:rPr/>
            </w:pPr>
            <w:r w:rsidDel="00000000" w:rsidR="00000000" w:rsidRPr="00000000">
              <w:rPr>
                <w:rtl w:val="0"/>
              </w:rPr>
              <w:t xml:space="preserve">Austria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F">
            <w:pPr>
              <w:jc w:val="right"/>
              <w:rPr/>
            </w:pPr>
            <w:r w:rsidDel="00000000" w:rsidR="00000000" w:rsidRPr="00000000">
              <w:rPr>
                <w:rtl w:val="0"/>
              </w:rPr>
              <w:t xml:space="preserve">232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0">
            <w:pPr>
              <w:rPr/>
            </w:pPr>
            <w:r w:rsidDel="00000000" w:rsidR="00000000" w:rsidRPr="00000000">
              <w:rPr>
                <w:rtl w:val="0"/>
              </w:rPr>
              <w:t xml:space="preserve">German (99.6%); English (0.4%)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1">
            <w:pPr>
              <w:rPr/>
            </w:pPr>
            <w:r w:rsidDel="00000000" w:rsidR="00000000" w:rsidRPr="00000000">
              <w:rPr>
                <w:rtl w:val="0"/>
              </w:rPr>
              <w:t xml:space="preserve">31.9 (13.1)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2">
            <w:pPr>
              <w:jc w:val="right"/>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3">
            <w:pPr>
              <w:rPr/>
            </w:pPr>
            <w:r w:rsidDel="00000000" w:rsidR="00000000" w:rsidRPr="00000000">
              <w:rPr>
                <w:rtl w:val="0"/>
              </w:rPr>
              <w:t xml:space="preserve">Austrian (91.3%)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4">
            <w:pPr>
              <w:rPr/>
            </w:pPr>
            <w:r w:rsidDel="00000000" w:rsidR="00000000" w:rsidRPr="00000000">
              <w:rPr>
                <w:rtl w:val="0"/>
              </w:rPr>
              <w:t xml:space="preserve">Christianity (53.9%)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5">
            <w:pPr>
              <w:jc w:val="right"/>
              <w:rPr/>
            </w:pPr>
            <w:r w:rsidDel="00000000" w:rsidR="00000000" w:rsidRPr="00000000">
              <w:rPr>
                <w:rtl w:val="0"/>
              </w:rPr>
              <w:t xml:space="preserve">47,8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6">
            <w:pPr>
              <w:rPr/>
            </w:pPr>
            <w:r w:rsidDel="00000000" w:rsidR="00000000" w:rsidRPr="00000000">
              <w:rPr>
                <w:rtl w:val="0"/>
              </w:rPr>
              <w:t xml:space="preserve">New Zealand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7">
            <w:pPr>
              <w:jc w:val="right"/>
              <w:rPr/>
            </w:pPr>
            <w:r w:rsidDel="00000000" w:rsidR="00000000" w:rsidRPr="00000000">
              <w:rPr>
                <w:rtl w:val="0"/>
              </w:rPr>
              <w:t xml:space="preserve">229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8">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9">
            <w:pPr>
              <w:rPr/>
            </w:pPr>
            <w:r w:rsidDel="00000000" w:rsidR="00000000" w:rsidRPr="00000000">
              <w:rPr>
                <w:rtl w:val="0"/>
              </w:rPr>
              <w:t xml:space="preserve">21.8 (7.4)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A">
            <w:pPr>
              <w:jc w:val="right"/>
              <w:rPr/>
            </w:pPr>
            <w:r w:rsidDel="00000000" w:rsidR="00000000" w:rsidRPr="00000000">
              <w:rPr>
                <w:rtl w:val="0"/>
              </w:rPr>
              <w:t xml:space="preserve">79,6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B">
            <w:pPr>
              <w:rPr/>
            </w:pPr>
            <w:r w:rsidDel="00000000" w:rsidR="00000000" w:rsidRPr="00000000">
              <w:rPr>
                <w:rtl w:val="0"/>
              </w:rPr>
              <w:t xml:space="preserve">NZ European/Pākehā (75.6%)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C">
            <w:pPr>
              <w:rPr/>
            </w:pPr>
            <w:r w:rsidDel="00000000" w:rsidR="00000000" w:rsidRPr="00000000">
              <w:rPr>
                <w:rtl w:val="0"/>
              </w:rPr>
              <w:t xml:space="preserve">None (atheist/agnostic) (73.8%)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D">
            <w:pPr>
              <w:jc w:val="right"/>
              <w:rPr/>
            </w:pPr>
            <w:r w:rsidDel="00000000" w:rsidR="00000000" w:rsidRPr="00000000">
              <w:rPr>
                <w:rtl w:val="0"/>
              </w:rPr>
              <w:t xml:space="preserve">82,8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E">
            <w:pPr>
              <w:rPr/>
            </w:pPr>
            <w:r w:rsidDel="00000000" w:rsidR="00000000" w:rsidRPr="00000000">
              <w:rPr>
                <w:rtl w:val="0"/>
              </w:rPr>
              <w:t xml:space="preserve">Kosovo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F">
            <w:pPr>
              <w:jc w:val="right"/>
              <w:rPr/>
            </w:pPr>
            <w:r w:rsidDel="00000000" w:rsidR="00000000" w:rsidRPr="00000000">
              <w:rPr>
                <w:rtl w:val="0"/>
              </w:rPr>
              <w:t xml:space="preserve">207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0">
            <w:pPr>
              <w:rPr/>
            </w:pPr>
            <w:r w:rsidDel="00000000" w:rsidR="00000000" w:rsidRPr="00000000">
              <w:rPr>
                <w:rtl w:val="0"/>
              </w:rPr>
              <w:t xml:space="preserve">Albanian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1">
            <w:pPr>
              <w:rPr/>
            </w:pPr>
            <w:r w:rsidDel="00000000" w:rsidR="00000000" w:rsidRPr="00000000">
              <w:rPr>
                <w:rtl w:val="0"/>
              </w:rPr>
              <w:t xml:space="preserve">28.2 (10.6)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2">
            <w:pPr>
              <w:jc w:val="right"/>
              <w:rPr/>
            </w:pPr>
            <w:r w:rsidDel="00000000" w:rsidR="00000000" w:rsidRPr="00000000">
              <w:rPr>
                <w:rtl w:val="0"/>
              </w:rPr>
              <w:t xml:space="preserve">76,4</w:t>
            </w:r>
          </w:p>
        </w:tc>
        <w:tc>
          <w:tcPr>
            <w:tcBorders>
              <w:top w:color="000000" w:space="0" w:sz="0" w:val="nil"/>
              <w:left w:color="000000" w:space="0" w:sz="0" w:val="nil"/>
              <w:bottom w:color="000000" w:space="0" w:sz="0" w:val="nil"/>
              <w:right w:color="000000" w:space="0" w:sz="0" w:val="nil"/>
            </w:tcBorders>
            <w:shd w:fill="ffff00" w:val="clear"/>
            <w:tcMar>
              <w:top w:w="0.0" w:type="dxa"/>
              <w:left w:w="100.0" w:type="dxa"/>
              <w:bottom w:w="0.0" w:type="dxa"/>
              <w:right w:w="100.0" w:type="dxa"/>
            </w:tcMar>
            <w:vAlign w:val="bottom"/>
          </w:tcPr>
          <w:p w:rsidR="00000000" w:rsidDel="00000000" w:rsidP="00000000" w:rsidRDefault="00000000" w:rsidRPr="00000000" w14:paraId="000001D3">
            <w:pPr>
              <w:rPr/>
            </w:pPr>
            <w:sdt>
              <w:sdtPr>
                <w:id w:val="-2031429382"/>
                <w:tag w:val="goog_rdk_36"/>
              </w:sdtPr>
              <w:sdtContent>
                <w:commentRangeStart w:id="17"/>
              </w:sdtContent>
            </w:sdt>
            <w:r w:rsidDel="00000000" w:rsidR="00000000" w:rsidRPr="00000000">
              <w:rPr>
                <w:rtl w:val="0"/>
              </w:rPr>
              <w:t xml:space="preserve">Albanians</w:t>
            </w:r>
            <w:commentRangeEnd w:id="17"/>
            <w:r w:rsidDel="00000000" w:rsidR="00000000" w:rsidRPr="00000000">
              <w:commentReference w:id="17"/>
            </w:r>
            <w:r w:rsidDel="00000000" w:rsidR="00000000" w:rsidRPr="00000000">
              <w:rPr>
                <w:rtl w:val="0"/>
              </w:rPr>
              <w:t xml:space="preserve"> (51.2%)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4">
            <w:pPr>
              <w:rPr/>
            </w:pPr>
            <w:r w:rsidDel="00000000" w:rsidR="00000000" w:rsidRPr="00000000">
              <w:rPr>
                <w:rtl w:val="0"/>
              </w:rPr>
              <w:t xml:space="preserve">Islam (87.2%)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5">
            <w:pPr>
              <w:jc w:val="right"/>
              <w:rPr/>
            </w:pPr>
            <w:r w:rsidDel="00000000" w:rsidR="00000000" w:rsidRPr="00000000">
              <w:rPr>
                <w:rtl w:val="0"/>
              </w:rPr>
              <w:t xml:space="preserve">63,1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6">
            <w:pPr>
              <w:rPr/>
            </w:pPr>
            <w:r w:rsidDel="00000000" w:rsidR="00000000" w:rsidRPr="00000000">
              <w:rPr>
                <w:rtl w:val="0"/>
              </w:rPr>
              <w:t xml:space="preserve">Kuwait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7">
            <w:pPr>
              <w:jc w:val="right"/>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8">
            <w:pPr>
              <w:rPr/>
            </w:pPr>
            <w:r w:rsidDel="00000000" w:rsidR="00000000" w:rsidRPr="00000000">
              <w:rPr>
                <w:rtl w:val="0"/>
              </w:rPr>
              <w:t xml:space="preserve">English (90%); Arabic (10%)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9">
            <w:pPr>
              <w:rPr/>
            </w:pPr>
            <w:r w:rsidDel="00000000" w:rsidR="00000000" w:rsidRPr="00000000">
              <w:rPr>
                <w:rtl w:val="0"/>
              </w:rPr>
              <w:t xml:space="preserve">24.7 (6.2)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A">
            <w:pPr>
              <w:jc w:val="right"/>
              <w:rPr/>
            </w:pPr>
            <w:r w:rsidDel="00000000" w:rsidR="00000000" w:rsidRPr="00000000">
              <w:rPr>
                <w:rtl w:val="0"/>
              </w:rPr>
              <w:t xml:space="preserve">63,4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B">
            <w:pPr>
              <w:rPr/>
            </w:pPr>
            <w:r w:rsidDel="00000000" w:rsidR="00000000" w:rsidRPr="00000000">
              <w:rPr>
                <w:rtl w:val="0"/>
              </w:rPr>
              <w:t xml:space="preserve">Kuwaiti (49.1%)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C">
            <w:pPr>
              <w:rPr/>
            </w:pPr>
            <w:r w:rsidDel="00000000" w:rsidR="00000000" w:rsidRPr="00000000">
              <w:rPr>
                <w:rtl w:val="0"/>
              </w:rPr>
              <w:t xml:space="preserve">Other (64.9%)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D">
            <w:pPr>
              <w:jc w:val="right"/>
              <w:rPr/>
            </w:pPr>
            <w:r w:rsidDel="00000000" w:rsidR="00000000" w:rsidRPr="00000000">
              <w:rPr>
                <w:rtl w:val="0"/>
              </w:rPr>
              <w:t xml:space="preserve">63,2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E">
            <w:pPr>
              <w:rPr/>
            </w:pPr>
            <w:r w:rsidDel="00000000" w:rsidR="00000000" w:rsidRPr="00000000">
              <w:rPr>
                <w:rtl w:val="0"/>
              </w:rPr>
              <w:t xml:space="preserve">Morocco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F">
            <w:pPr>
              <w:jc w:val="right"/>
              <w:rPr/>
            </w:pPr>
            <w:r w:rsidDel="00000000" w:rsidR="00000000" w:rsidRPr="00000000">
              <w:rPr>
                <w:rtl w:val="0"/>
              </w:rPr>
              <w:t xml:space="preserve">175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0">
            <w:pPr>
              <w:rPr/>
            </w:pPr>
            <w:r w:rsidDel="00000000" w:rsidR="00000000" w:rsidRPr="00000000">
              <w:rPr>
                <w:rtl w:val="0"/>
              </w:rPr>
              <w:t xml:space="preserve">Arabic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1">
            <w:pPr>
              <w:rPr/>
            </w:pPr>
            <w:r w:rsidDel="00000000" w:rsidR="00000000" w:rsidRPr="00000000">
              <w:rPr>
                <w:rtl w:val="0"/>
              </w:rPr>
              <w:t xml:space="preserve">26.6 (11)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2">
            <w:pPr>
              <w:jc w:val="right"/>
              <w:rPr/>
            </w:pPr>
            <w:r w:rsidDel="00000000" w:rsidR="00000000" w:rsidRPr="00000000">
              <w:rPr>
                <w:rtl w:val="0"/>
              </w:rPr>
              <w:t xml:space="preserve">50,3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3">
            <w:pPr>
              <w:rPr/>
            </w:pPr>
            <w:r w:rsidDel="00000000" w:rsidR="00000000" w:rsidRPr="00000000">
              <w:rPr>
                <w:rtl w:val="0"/>
              </w:rPr>
              <w:t xml:space="preserve">Arab (44.4%)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4">
            <w:pPr>
              <w:rPr/>
            </w:pPr>
            <w:r w:rsidDel="00000000" w:rsidR="00000000" w:rsidRPr="00000000">
              <w:rPr>
                <w:rtl w:val="0"/>
              </w:rPr>
              <w:t xml:space="preserve">Islam (97.6%)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5">
            <w:pPr>
              <w:jc w:val="right"/>
              <w:rPr/>
            </w:pPr>
            <w:r w:rsidDel="00000000" w:rsidR="00000000" w:rsidRPr="00000000">
              <w:rPr>
                <w:rtl w:val="0"/>
              </w:rPr>
              <w:t xml:space="preserve">68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6">
            <w:pPr>
              <w:rPr/>
            </w:pPr>
            <w:r w:rsidDel="00000000" w:rsidR="00000000" w:rsidRPr="00000000">
              <w:rPr>
                <w:rtl w:val="0"/>
              </w:rPr>
              <w:t xml:space="preserve">Vietnam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7">
            <w:pPr>
              <w:jc w:val="right"/>
              <w:rPr/>
            </w:pPr>
            <w:r w:rsidDel="00000000" w:rsidR="00000000" w:rsidRPr="00000000">
              <w:rPr>
                <w:rtl w:val="0"/>
              </w:rPr>
              <w:t xml:space="preserve">173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8">
            <w:pPr>
              <w:rPr/>
            </w:pPr>
            <w:r w:rsidDel="00000000" w:rsidR="00000000" w:rsidRPr="00000000">
              <w:rPr>
                <w:rtl w:val="0"/>
              </w:rPr>
              <w:t xml:space="preserve">English (0.6%); Vietnamese (99.4%)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9">
            <w:pPr>
              <w:rPr/>
            </w:pPr>
            <w:r w:rsidDel="00000000" w:rsidR="00000000" w:rsidRPr="00000000">
              <w:rPr>
                <w:rtl w:val="0"/>
              </w:rPr>
              <w:t xml:space="preserve">23.7 (7.8)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A">
            <w:pPr>
              <w:jc w:val="right"/>
              <w:rPr/>
            </w:pPr>
            <w:r w:rsidDel="00000000" w:rsidR="00000000" w:rsidRPr="00000000">
              <w:rPr>
                <w:rtl w:val="0"/>
              </w:rPr>
              <w:t xml:space="preserve">53,7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B">
            <w:pPr>
              <w:rPr/>
            </w:pPr>
            <w:r w:rsidDel="00000000" w:rsidR="00000000" w:rsidRPr="00000000">
              <w:rPr>
                <w:rtl w:val="0"/>
              </w:rPr>
              <w:t xml:space="preserve">Kinh (92.6%)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C">
            <w:pPr>
              <w:rPr/>
            </w:pPr>
            <w:r w:rsidDel="00000000" w:rsidR="00000000" w:rsidRPr="00000000">
              <w:rPr>
                <w:rtl w:val="0"/>
              </w:rPr>
              <w:t xml:space="preserve">None (atheist/agnostic) (72.4%)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D">
            <w:pPr>
              <w:jc w:val="right"/>
              <w:rPr/>
            </w:pPr>
            <w:r w:rsidDel="00000000" w:rsidR="00000000" w:rsidRPr="00000000">
              <w:rPr>
                <w:rtl w:val="0"/>
              </w:rPr>
              <w:t xml:space="preserve">68,7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E">
            <w:pPr>
              <w:rPr/>
            </w:pPr>
            <w:r w:rsidDel="00000000" w:rsidR="00000000" w:rsidRPr="00000000">
              <w:rPr>
                <w:rtl w:val="0"/>
              </w:rPr>
              <w:t xml:space="preserve">Cameroon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F">
            <w:pPr>
              <w:jc w:val="right"/>
              <w:rPr/>
            </w:pPr>
            <w:r w:rsidDel="00000000" w:rsidR="00000000" w:rsidRPr="00000000">
              <w:rPr>
                <w:rtl w:val="0"/>
              </w:rPr>
              <w:t xml:space="preserve">158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0">
            <w:pPr>
              <w:rPr/>
            </w:pPr>
            <w:r w:rsidDel="00000000" w:rsidR="00000000" w:rsidRPr="00000000">
              <w:rPr>
                <w:rtl w:val="0"/>
              </w:rPr>
              <w:t xml:space="preserve">English (99.4%); Italian (0.6%)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1">
            <w:pPr>
              <w:rPr/>
            </w:pPr>
            <w:r w:rsidDel="00000000" w:rsidR="00000000" w:rsidRPr="00000000">
              <w:rPr>
                <w:rtl w:val="0"/>
              </w:rPr>
              <w:t xml:space="preserve">29.1 (8.2)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2">
            <w:pPr>
              <w:jc w:val="right"/>
              <w:rPr/>
            </w:pPr>
            <w:r w:rsidDel="00000000" w:rsidR="00000000" w:rsidRPr="00000000">
              <w:rPr>
                <w:rtl w:val="0"/>
              </w:rPr>
              <w:t xml:space="preserve">50,7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3">
            <w:pPr>
              <w:rPr/>
            </w:pPr>
            <w:r w:rsidDel="00000000" w:rsidR="00000000" w:rsidRPr="00000000">
              <w:rPr>
                <w:rtl w:val="0"/>
              </w:rPr>
              <w:t xml:space="preserve">Grassfields (57.6%)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4">
            <w:pPr>
              <w:rPr/>
            </w:pPr>
            <w:r w:rsidDel="00000000" w:rsidR="00000000" w:rsidRPr="00000000">
              <w:rPr>
                <w:rtl w:val="0"/>
              </w:rPr>
              <w:t xml:space="preserve">Christianity (92.1%)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5">
            <w:pPr>
              <w:jc w:val="right"/>
              <w:rPr/>
            </w:pPr>
            <w:r w:rsidDel="00000000" w:rsidR="00000000" w:rsidRPr="00000000">
              <w:rPr>
                <w:rtl w:val="0"/>
              </w:rPr>
              <w:t xml:space="preserve">59,6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6">
            <w:pPr>
              <w:rPr/>
            </w:pPr>
            <w:r w:rsidDel="00000000" w:rsidR="00000000" w:rsidRPr="00000000">
              <w:rPr>
                <w:rtl w:val="0"/>
              </w:rPr>
              <w:t xml:space="preserve">Saudi Arabia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7">
            <w:pPr>
              <w:jc w:val="right"/>
              <w:rPr/>
            </w:pPr>
            <w:r w:rsidDel="00000000" w:rsidR="00000000" w:rsidRPr="00000000">
              <w:rPr>
                <w:rtl w:val="0"/>
              </w:rPr>
              <w:t xml:space="preserve">152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8">
            <w:pPr>
              <w:rPr/>
            </w:pPr>
            <w:r w:rsidDel="00000000" w:rsidR="00000000" w:rsidRPr="00000000">
              <w:rPr>
                <w:rtl w:val="0"/>
              </w:rPr>
              <w:t xml:space="preserve">English (0.7%); Arabic (98.7%); Turkish (0.7%)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9">
            <w:pPr>
              <w:rPr/>
            </w:pPr>
            <w:r w:rsidDel="00000000" w:rsidR="00000000" w:rsidRPr="00000000">
              <w:rPr>
                <w:rtl w:val="0"/>
              </w:rPr>
              <w:t xml:space="preserve">28.7 (11.6)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A">
            <w:pPr>
              <w:jc w:val="right"/>
              <w:rPr/>
            </w:pPr>
            <w:r w:rsidDel="00000000" w:rsidR="00000000" w:rsidRPr="00000000">
              <w:rPr>
                <w:rtl w:val="0"/>
              </w:rPr>
              <w:t xml:space="preserve">85,2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B">
            <w:pPr>
              <w:rPr/>
            </w:pPr>
            <w:r w:rsidDel="00000000" w:rsidR="00000000" w:rsidRPr="00000000">
              <w:rPr>
                <w:rtl w:val="0"/>
              </w:rPr>
              <w:t xml:space="preserve">Arab (60.8%)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C">
            <w:pPr>
              <w:rPr/>
            </w:pPr>
            <w:r w:rsidDel="00000000" w:rsidR="00000000" w:rsidRPr="00000000">
              <w:rPr>
                <w:rtl w:val="0"/>
              </w:rPr>
              <w:t xml:space="preserve">Islam (98.3%)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D">
            <w:pPr>
              <w:jc w:val="right"/>
              <w:rPr/>
            </w:pPr>
            <w:r w:rsidDel="00000000" w:rsidR="00000000" w:rsidRPr="00000000">
              <w:rPr>
                <w:rtl w:val="0"/>
              </w:rPr>
              <w:t xml:space="preserve">60,6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E">
            <w:pPr>
              <w:rPr/>
            </w:pPr>
            <w:r w:rsidDel="00000000" w:rsidR="00000000" w:rsidRPr="00000000">
              <w:rPr>
                <w:rtl w:val="0"/>
              </w:rPr>
              <w:t xml:space="preserve">Mexico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FF">
            <w:pPr>
              <w:jc w:val="right"/>
              <w:rPr/>
            </w:pPr>
            <w:r w:rsidDel="00000000" w:rsidR="00000000" w:rsidRPr="00000000">
              <w:rPr>
                <w:rtl w:val="0"/>
              </w:rPr>
              <w:t xml:space="preserve">140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0">
            <w:pPr>
              <w:rPr/>
            </w:pPr>
            <w:r w:rsidDel="00000000" w:rsidR="00000000" w:rsidRPr="00000000">
              <w:rPr>
                <w:rtl w:val="0"/>
              </w:rPr>
              <w:t xml:space="preserve">English (0.7%); Spanish (99.3%)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1">
            <w:pPr>
              <w:rPr/>
            </w:pPr>
            <w:r w:rsidDel="00000000" w:rsidR="00000000" w:rsidRPr="00000000">
              <w:rPr>
                <w:rtl w:val="0"/>
              </w:rPr>
              <w:t xml:space="preserve">21.2 (6.4)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2">
            <w:pPr>
              <w:jc w:val="right"/>
              <w:rPr/>
            </w:pPr>
            <w:r w:rsidDel="00000000" w:rsidR="00000000" w:rsidRPr="00000000">
              <w:rPr>
                <w:rtl w:val="0"/>
              </w:rPr>
              <w:t xml:space="preserve">56,8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3">
            <w:pPr>
              <w:rPr/>
            </w:pPr>
            <w:r w:rsidDel="00000000" w:rsidR="00000000" w:rsidRPr="00000000">
              <w:rPr>
                <w:rtl w:val="0"/>
              </w:rPr>
              <w:t xml:space="preserve">Light brown (41.7%)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4">
            <w:pPr>
              <w:rPr/>
            </w:pPr>
            <w:r w:rsidDel="00000000" w:rsidR="00000000" w:rsidRPr="00000000">
              <w:rPr>
                <w:rtl w:val="0"/>
              </w:rPr>
              <w:t xml:space="preserve">Christianity (31.8%)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5">
            <w:pPr>
              <w:jc w:val="right"/>
              <w:rPr/>
            </w:pPr>
            <w:r w:rsidDel="00000000" w:rsidR="00000000" w:rsidRPr="00000000">
              <w:rPr>
                <w:rtl w:val="0"/>
              </w:rPr>
              <w:t xml:space="preserve">87,9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6">
            <w:pPr>
              <w:rPr/>
            </w:pPr>
            <w:r w:rsidDel="00000000" w:rsidR="00000000" w:rsidRPr="00000000">
              <w:rPr>
                <w:rtl w:val="0"/>
              </w:rPr>
              <w:t xml:space="preserve">Argentina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7">
            <w:pPr>
              <w:jc w:val="right"/>
              <w:rPr/>
            </w:pPr>
            <w:r w:rsidDel="00000000" w:rsidR="00000000" w:rsidRPr="00000000">
              <w:rPr>
                <w:rtl w:val="0"/>
              </w:rPr>
              <w:t xml:space="preserve">139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8">
            <w:pPr>
              <w:rPr/>
            </w:pPr>
            <w:r w:rsidDel="00000000" w:rsidR="00000000" w:rsidRPr="00000000">
              <w:rPr>
                <w:rtl w:val="0"/>
              </w:rPr>
              <w:t xml:space="preserve">English (0.7%); Spanish (98.6%); Vietnamese (0.7%)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9">
            <w:pPr>
              <w:rPr/>
            </w:pPr>
            <w:r w:rsidDel="00000000" w:rsidR="00000000" w:rsidRPr="00000000">
              <w:rPr>
                <w:rtl w:val="0"/>
              </w:rPr>
              <w:t xml:space="preserve">35.8 (11.2)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A">
            <w:pPr>
              <w:jc w:val="right"/>
              <w:rPr/>
            </w:pPr>
            <w:r w:rsidDel="00000000" w:rsidR="00000000" w:rsidRPr="00000000">
              <w:rPr>
                <w:rtl w:val="0"/>
              </w:rPr>
              <w:t xml:space="preserve">52,7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B">
            <w:pPr>
              <w:rPr/>
            </w:pPr>
            <w:r w:rsidDel="00000000" w:rsidR="00000000" w:rsidRPr="00000000">
              <w:rPr>
                <w:rtl w:val="0"/>
              </w:rPr>
              <w:t xml:space="preserve">White (76.7%)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C">
            <w:pPr>
              <w:rPr/>
            </w:pPr>
            <w:r w:rsidDel="00000000" w:rsidR="00000000" w:rsidRPr="00000000">
              <w:rPr>
                <w:rtl w:val="0"/>
              </w:rPr>
              <w:t xml:space="preserve">Christianity (53.5%)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D">
            <w:pPr>
              <w:jc w:val="right"/>
              <w:rPr/>
            </w:pPr>
            <w:r w:rsidDel="00000000" w:rsidR="00000000" w:rsidRPr="00000000">
              <w:rPr>
                <w:rtl w:val="0"/>
              </w:rPr>
              <w:t xml:space="preserve">27,9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E">
            <w:pPr>
              <w:rPr/>
            </w:pPr>
            <w:r w:rsidDel="00000000" w:rsidR="00000000" w:rsidRPr="00000000">
              <w:rPr>
                <w:rtl w:val="0"/>
              </w:rPr>
              <w:t xml:space="preserve">The Netherlands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F">
            <w:pPr>
              <w:jc w:val="right"/>
              <w:rPr/>
            </w:pPr>
            <w:r w:rsidDel="00000000" w:rsidR="00000000" w:rsidRPr="00000000">
              <w:rPr>
                <w:rtl w:val="0"/>
              </w:rPr>
              <w:t xml:space="preserve">136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0">
            <w:pPr>
              <w:rPr/>
            </w:pPr>
            <w:r w:rsidDel="00000000" w:rsidR="00000000" w:rsidRPr="00000000">
              <w:rPr>
                <w:rtl w:val="0"/>
              </w:rPr>
              <w:t xml:space="preserve">Dutch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1">
            <w:pPr>
              <w:rPr/>
            </w:pPr>
            <w:r w:rsidDel="00000000" w:rsidR="00000000" w:rsidRPr="00000000">
              <w:rPr>
                <w:rtl w:val="0"/>
              </w:rPr>
              <w:t xml:space="preserve">20.7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2">
            <w:pPr>
              <w:jc w:val="right"/>
              <w:rPr/>
            </w:pPr>
            <w:r w:rsidDel="00000000" w:rsidR="00000000" w:rsidRPr="00000000">
              <w:rPr>
                <w:rtl w:val="0"/>
              </w:rPr>
              <w:t xml:space="preserve">78,4</w:t>
            </w:r>
          </w:p>
        </w:tc>
        <w:tc>
          <w:tcPr>
            <w:tcBorders>
              <w:top w:color="000000" w:space="0" w:sz="0" w:val="nil"/>
              <w:left w:color="000000" w:space="0" w:sz="0" w:val="nil"/>
              <w:bottom w:color="000000" w:space="0" w:sz="0" w:val="nil"/>
              <w:right w:color="000000" w:space="0" w:sz="0" w:val="nil"/>
            </w:tcBorders>
            <w:shd w:fill="ffff00" w:val="clear"/>
            <w:tcMar>
              <w:top w:w="0.0" w:type="dxa"/>
              <w:left w:w="100.0" w:type="dxa"/>
              <w:bottom w:w="0.0" w:type="dxa"/>
              <w:right w:w="100.0" w:type="dxa"/>
            </w:tcMar>
            <w:vAlign w:val="bottom"/>
          </w:tcPr>
          <w:p w:rsidR="00000000" w:rsidDel="00000000" w:rsidP="00000000" w:rsidRDefault="00000000" w:rsidRPr="00000000" w14:paraId="00000213">
            <w:pPr>
              <w:rPr/>
            </w:pPr>
            <w:sdt>
              <w:sdtPr>
                <w:id w:val="-1093336771"/>
                <w:tag w:val="goog_rdk_38"/>
              </w:sdtPr>
              <w:sdtContent>
                <w:ins w:author="Priya Silverstein" w:id="4" w:date="2026-01-05T13:04:44Z">
                  <w:r w:rsidDel="00000000" w:rsidR="00000000" w:rsidRPr="00000000">
                    <w:rPr>
                      <w:rtl w:val="0"/>
                    </w:rPr>
                    <w:t xml:space="preserve">Dutch</w:t>
                  </w:r>
                </w:ins>
              </w:sdtContent>
            </w:sdt>
            <w:sdt>
              <w:sdtPr>
                <w:id w:val="382208994"/>
                <w:tag w:val="goog_rdk_39"/>
              </w:sdtPr>
              <w:sdtContent>
                <w:del w:author="Priya Silverstein" w:id="4" w:date="2026-01-05T13:04:44Z">
                  <w:r w:rsidDel="00000000" w:rsidR="00000000" w:rsidRPr="00000000">
                    <w:rPr>
                      <w:rtl w:val="0"/>
                    </w:rPr>
                    <w:delText xml:space="preserve">Caucasian white</w:delText>
                  </w:r>
                </w:del>
              </w:sdtContent>
            </w:sdt>
            <w:r w:rsidDel="00000000" w:rsidR="00000000" w:rsidRPr="00000000">
              <w:rPr>
                <w:rtl w:val="0"/>
              </w:rPr>
              <w:t xml:space="preserve"> (88.1%)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4">
            <w:pPr>
              <w:rPr/>
            </w:pPr>
            <w:r w:rsidDel="00000000" w:rsidR="00000000" w:rsidRPr="00000000">
              <w:rPr>
                <w:rtl w:val="0"/>
              </w:rPr>
              <w:t xml:space="preserve">None (atheist/agnostic) (68.7%)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5">
            <w:pPr>
              <w:jc w:val="right"/>
              <w:rPr/>
            </w:pPr>
            <w:r w:rsidDel="00000000" w:rsidR="00000000" w:rsidRPr="00000000">
              <w:rPr>
                <w:rtl w:val="0"/>
              </w:rPr>
              <w:t xml:space="preserve">100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6">
            <w:pPr>
              <w:rPr/>
            </w:pPr>
            <w:r w:rsidDel="00000000" w:rsidR="00000000" w:rsidRPr="00000000">
              <w:rPr>
                <w:rtl w:val="0"/>
              </w:rPr>
              <w:t xml:space="preserve">Uzbekistan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7">
            <w:pPr>
              <w:jc w:val="right"/>
              <w:rPr/>
            </w:pPr>
            <w:r w:rsidDel="00000000" w:rsidR="00000000" w:rsidRPr="00000000">
              <w:rPr>
                <w:rtl w:val="0"/>
              </w:rPr>
              <w:t xml:space="preserve">108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8">
            <w:pPr>
              <w:rPr/>
            </w:pPr>
            <w:r w:rsidDel="00000000" w:rsidR="00000000" w:rsidRPr="00000000">
              <w:rPr>
                <w:rtl w:val="0"/>
              </w:rPr>
              <w:t xml:space="preserve">English (0.9%); Uzbek (99.1%)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9">
            <w:pPr>
              <w:rPr/>
            </w:pPr>
            <w:r w:rsidDel="00000000" w:rsidR="00000000" w:rsidRPr="00000000">
              <w:rPr>
                <w:rtl w:val="0"/>
              </w:rPr>
              <w:t xml:space="preserve">27.5 (9.4)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A">
            <w:pPr>
              <w:jc w:val="right"/>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B">
            <w:pPr>
              <w:rPr/>
            </w:pPr>
            <w:r w:rsidDel="00000000" w:rsidR="00000000" w:rsidRPr="00000000">
              <w:rPr>
                <w:rtl w:val="0"/>
              </w:rPr>
              <w:t xml:space="preserve">Uzbek (87.5%)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C">
            <w:pPr>
              <w:rPr/>
            </w:pPr>
            <w:r w:rsidDel="00000000" w:rsidR="00000000" w:rsidRPr="00000000">
              <w:rPr>
                <w:rtl w:val="0"/>
              </w:rPr>
              <w:t xml:space="preserve">Islam (90.6%)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D">
            <w:pPr>
              <w:jc w:val="right"/>
              <w:rPr/>
            </w:pPr>
            <w:r w:rsidDel="00000000" w:rsidR="00000000" w:rsidRPr="00000000">
              <w:rPr>
                <w:rtl w:val="0"/>
              </w:rPr>
              <w:t xml:space="preserve">60,4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E">
            <w:pPr>
              <w:rPr/>
            </w:pPr>
            <w:r w:rsidDel="00000000" w:rsidR="00000000" w:rsidRPr="00000000">
              <w:rPr>
                <w:rtl w:val="0"/>
              </w:rPr>
              <w:t xml:space="preserve">Kazakhstan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F">
            <w:pPr>
              <w:jc w:val="right"/>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0">
            <w:pPr>
              <w:rPr/>
            </w:pPr>
            <w:r w:rsidDel="00000000" w:rsidR="00000000" w:rsidRPr="00000000">
              <w:rPr>
                <w:rtl w:val="0"/>
              </w:rPr>
              <w:t xml:space="preserve">Russian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1">
            <w:pPr>
              <w:rPr/>
            </w:pPr>
            <w:r w:rsidDel="00000000" w:rsidR="00000000" w:rsidRPr="00000000">
              <w:rPr>
                <w:rtl w:val="0"/>
              </w:rPr>
              <w:t xml:space="preserve">23.4 (8.3)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2">
            <w:pPr>
              <w:jc w:val="right"/>
              <w:rPr/>
            </w:pPr>
            <w:r w:rsidDel="00000000" w:rsidR="00000000" w:rsidRPr="00000000">
              <w:rPr>
                <w:rtl w:val="0"/>
              </w:rPr>
              <w:t xml:space="preserve">79,3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3">
            <w:pPr>
              <w:rPr/>
            </w:pPr>
            <w:r w:rsidDel="00000000" w:rsidR="00000000" w:rsidRPr="00000000">
              <w:rPr>
                <w:rtl w:val="0"/>
              </w:rPr>
              <w:t xml:space="preserve">Kazakh (34.5%)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4">
            <w:pPr>
              <w:rPr/>
            </w:pPr>
            <w:r w:rsidDel="00000000" w:rsidR="00000000" w:rsidRPr="00000000">
              <w:rPr>
                <w:rtl w:val="0"/>
              </w:rPr>
              <w:t xml:space="preserve">None (atheist/agnostic) (42.5%)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5">
            <w:pPr>
              <w:jc w:val="right"/>
              <w:rPr/>
            </w:pPr>
            <w:r w:rsidDel="00000000" w:rsidR="00000000" w:rsidRPr="00000000">
              <w:rPr>
                <w:rtl w:val="0"/>
              </w:rPr>
              <w:t xml:space="preserve">94,3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6">
            <w:pPr>
              <w:rPr/>
            </w:pPr>
            <w:r w:rsidDel="00000000" w:rsidR="00000000" w:rsidRPr="00000000">
              <w:rPr>
                <w:rtl w:val="0"/>
              </w:rPr>
              <w:t xml:space="preserve">Hong Kong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7">
            <w:pPr>
              <w:jc w:val="right"/>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8">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9">
            <w:pPr>
              <w:rPr/>
            </w:pPr>
            <w:r w:rsidDel="00000000" w:rsidR="00000000" w:rsidRPr="00000000">
              <w:rPr>
                <w:rtl w:val="0"/>
              </w:rPr>
              <w:t xml:space="preserve">19.7 (5.9)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A">
            <w:pPr>
              <w:jc w:val="right"/>
              <w:rPr/>
            </w:pPr>
            <w:r w:rsidDel="00000000" w:rsidR="00000000" w:rsidRPr="00000000">
              <w:rPr>
                <w:rtl w:val="0"/>
              </w:rPr>
              <w:t xml:space="preserve">73,3</w:t>
            </w:r>
          </w:p>
        </w:tc>
        <w:tc>
          <w:tcPr>
            <w:tcBorders>
              <w:top w:color="000000" w:space="0" w:sz="0" w:val="nil"/>
              <w:left w:color="000000" w:space="0" w:sz="0" w:val="nil"/>
              <w:bottom w:color="000000" w:space="0" w:sz="0" w:val="nil"/>
              <w:right w:color="000000" w:space="0" w:sz="0" w:val="nil"/>
            </w:tcBorders>
            <w:shd w:fill="ffff00" w:val="clear"/>
            <w:tcMar>
              <w:top w:w="0.0" w:type="dxa"/>
              <w:left w:w="100.0" w:type="dxa"/>
              <w:bottom w:w="0.0" w:type="dxa"/>
              <w:right w:w="100.0" w:type="dxa"/>
            </w:tcMar>
            <w:vAlign w:val="bottom"/>
          </w:tcPr>
          <w:p w:rsidR="00000000" w:rsidDel="00000000" w:rsidP="00000000" w:rsidRDefault="00000000" w:rsidRPr="00000000" w14:paraId="0000022B">
            <w:pPr>
              <w:rPr/>
            </w:pPr>
            <w:sdt>
              <w:sdtPr>
                <w:id w:val="1370226652"/>
                <w:tag w:val="goog_rdk_40"/>
              </w:sdtPr>
              <w:sdtContent>
                <w:commentRangeStart w:id="18"/>
              </w:sdtContent>
            </w:sdt>
            <w:r w:rsidDel="00000000" w:rsidR="00000000" w:rsidRPr="00000000">
              <w:rPr>
                <w:rtl w:val="0"/>
              </w:rPr>
              <w:t xml:space="preserve">Chinese</w:t>
            </w:r>
            <w:commentRangeEnd w:id="18"/>
            <w:r w:rsidDel="00000000" w:rsidR="00000000" w:rsidRPr="00000000">
              <w:commentReference w:id="18"/>
            </w:r>
            <w:r w:rsidDel="00000000" w:rsidR="00000000" w:rsidRPr="00000000">
              <w:rPr>
                <w:rtl w:val="0"/>
              </w:rPr>
              <w:t xml:space="preserve"> (83.3%)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C">
            <w:pPr>
              <w:rPr/>
            </w:pPr>
            <w:r w:rsidDel="00000000" w:rsidR="00000000" w:rsidRPr="00000000">
              <w:rPr>
                <w:rtl w:val="0"/>
              </w:rPr>
              <w:t xml:space="preserve">None (atheist/agnostic) (63.3%)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D">
            <w:pPr>
              <w:jc w:val="right"/>
              <w:rPr/>
            </w:pPr>
            <w:r w:rsidDel="00000000" w:rsidR="00000000" w:rsidRPr="00000000">
              <w:rPr>
                <w:rtl w:val="0"/>
              </w:rPr>
              <w:t xml:space="preserve">98,9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E">
            <w:pPr>
              <w:rPr/>
            </w:pPr>
            <w:r w:rsidDel="00000000" w:rsidR="00000000" w:rsidRPr="00000000">
              <w:rPr>
                <w:rtl w:val="0"/>
              </w:rPr>
              <w:t xml:space="preserve">Switzerland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2F">
            <w:pPr>
              <w:jc w:val="right"/>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0">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1">
            <w:pPr>
              <w:rPr/>
            </w:pPr>
            <w:r w:rsidDel="00000000" w:rsidR="00000000" w:rsidRPr="00000000">
              <w:rPr>
                <w:rtl w:val="0"/>
              </w:rPr>
              <w:t xml:space="preserve">32.5 (11.6)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2">
            <w:pPr>
              <w:jc w:val="right"/>
              <w:rPr/>
            </w:pPr>
            <w:r w:rsidDel="00000000" w:rsidR="00000000" w:rsidRPr="00000000">
              <w:rPr>
                <w:rtl w:val="0"/>
              </w:rPr>
              <w:t xml:space="preserve">47,3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3">
            <w:pPr>
              <w:rPr/>
            </w:pPr>
            <w:r w:rsidDel="00000000" w:rsidR="00000000" w:rsidRPr="00000000">
              <w:rPr>
                <w:rtl w:val="0"/>
              </w:rPr>
              <w:t xml:space="preserve">White (87.9%)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4">
            <w:pPr>
              <w:rPr/>
            </w:pPr>
            <w:r w:rsidDel="00000000" w:rsidR="00000000" w:rsidRPr="00000000">
              <w:rPr>
                <w:rtl w:val="0"/>
              </w:rPr>
              <w:t xml:space="preserve">None (atheist/agnostic) (57.1%)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5">
            <w:pPr>
              <w:jc w:val="right"/>
              <w:rPr/>
            </w:pPr>
            <w:r w:rsidDel="00000000" w:rsidR="00000000" w:rsidRPr="00000000">
              <w:rPr>
                <w:rtl w:val="0"/>
              </w:rPr>
              <w:t xml:space="preserve">20,9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6">
            <w:pPr>
              <w:rPr/>
            </w:pPr>
            <w:r w:rsidDel="00000000" w:rsidR="00000000" w:rsidRPr="00000000">
              <w:rPr>
                <w:rtl w:val="0"/>
              </w:rPr>
              <w:t xml:space="preserve">Lebanon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7">
            <w:pPr>
              <w:jc w:val="right"/>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8">
            <w:pPr>
              <w:rPr/>
            </w:pPr>
            <w:r w:rsidDel="00000000" w:rsidR="00000000" w:rsidRPr="00000000">
              <w:rPr>
                <w:rtl w:val="0"/>
              </w:rPr>
              <w:t xml:space="preserve">Arabic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9">
            <w:pPr>
              <w:rPr/>
            </w:pPr>
            <w:r w:rsidDel="00000000" w:rsidR="00000000" w:rsidRPr="00000000">
              <w:rPr>
                <w:rtl w:val="0"/>
              </w:rPr>
              <w:t xml:space="preserve">28.6 (6.5)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A">
            <w:pPr>
              <w:jc w:val="right"/>
              <w:rPr/>
            </w:pPr>
            <w:r w:rsidDel="00000000" w:rsidR="00000000" w:rsidRPr="00000000">
              <w:rPr>
                <w:rtl w:val="0"/>
              </w:rPr>
              <w:t xml:space="preserve">55,4</w:t>
            </w:r>
          </w:p>
        </w:tc>
        <w:tc>
          <w:tcPr>
            <w:tcBorders>
              <w:top w:color="000000" w:space="0" w:sz="0" w:val="nil"/>
              <w:left w:color="000000" w:space="0" w:sz="0" w:val="nil"/>
              <w:bottom w:color="000000" w:space="0" w:sz="0" w:val="nil"/>
              <w:right w:color="000000" w:space="0" w:sz="0" w:val="nil"/>
            </w:tcBorders>
            <w:shd w:fill="ffff00" w:val="clear"/>
            <w:tcMar>
              <w:top w:w="0.0" w:type="dxa"/>
              <w:left w:w="100.0" w:type="dxa"/>
              <w:bottom w:w="0.0" w:type="dxa"/>
              <w:right w:w="100.0" w:type="dxa"/>
            </w:tcMar>
            <w:vAlign w:val="bottom"/>
          </w:tcPr>
          <w:p w:rsidR="00000000" w:rsidDel="00000000" w:rsidP="00000000" w:rsidRDefault="00000000" w:rsidRPr="00000000" w14:paraId="0000023B">
            <w:pPr>
              <w:rPr/>
            </w:pPr>
            <w:sdt>
              <w:sdtPr>
                <w:id w:val="2056061900"/>
                <w:tag w:val="goog_rdk_42"/>
              </w:sdtPr>
              <w:sdtContent>
                <w:ins w:author="Priya Silverstein" w:id="5" w:date="2026-01-05T13:08:31Z">
                  <w:r w:rsidDel="00000000" w:rsidR="00000000" w:rsidRPr="00000000">
                    <w:rPr>
                      <w:rtl w:val="0"/>
                    </w:rPr>
                    <w:t xml:space="preserve">Sunni</w:t>
                  </w:r>
                </w:ins>
              </w:sdtContent>
            </w:sdt>
            <w:sdt>
              <w:sdtPr>
                <w:id w:val="-823414901"/>
                <w:tag w:val="goog_rdk_43"/>
              </w:sdtPr>
              <w:sdtContent>
                <w:del w:author="Priya Silverstein" w:id="5" w:date="2026-01-05T13:08:31Z">
                  <w:r w:rsidDel="00000000" w:rsidR="00000000" w:rsidRPr="00000000">
                    <w:rPr>
                      <w:rtl w:val="0"/>
                    </w:rPr>
                    <w:delText xml:space="preserve">Arab</w:delText>
                  </w:r>
                </w:del>
              </w:sdtContent>
            </w:sdt>
            <w:r w:rsidDel="00000000" w:rsidR="00000000" w:rsidRPr="00000000">
              <w:rPr>
                <w:rtl w:val="0"/>
              </w:rPr>
              <w:t xml:space="preserve"> (26.5%)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C">
            <w:pPr>
              <w:rPr/>
            </w:pPr>
            <w:r w:rsidDel="00000000" w:rsidR="00000000" w:rsidRPr="00000000">
              <w:rPr>
                <w:rtl w:val="0"/>
              </w:rPr>
              <w:t xml:space="preserve">Islam (36.1%)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D">
            <w:pPr>
              <w:jc w:val="right"/>
              <w:rPr/>
            </w:pPr>
            <w:r w:rsidDel="00000000" w:rsidR="00000000" w:rsidRPr="00000000">
              <w:rPr>
                <w:rtl w:val="0"/>
              </w:rPr>
              <w:t xml:space="preserve">22,9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E">
            <w:pPr>
              <w:rPr/>
            </w:pPr>
            <w:r w:rsidDel="00000000" w:rsidR="00000000" w:rsidRPr="00000000">
              <w:rPr>
                <w:rtl w:val="0"/>
              </w:rPr>
              <w:t xml:space="preserve">Ireland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F">
            <w:pPr>
              <w:jc w:val="right"/>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0">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1">
            <w:pPr>
              <w:rPr/>
            </w:pPr>
            <w:r w:rsidDel="00000000" w:rsidR="00000000" w:rsidRPr="00000000">
              <w:rPr>
                <w:rtl w:val="0"/>
              </w:rPr>
              <w:t xml:space="preserve">41.4 (11.5)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2">
            <w:pPr>
              <w:jc w:val="right"/>
              <w:rPr/>
            </w:pPr>
            <w:r w:rsidDel="00000000" w:rsidR="00000000" w:rsidRPr="00000000">
              <w:rPr>
                <w:rtl w:val="0"/>
              </w:rPr>
              <w:t xml:space="preserve">66,7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3">
            <w:pPr>
              <w:rPr/>
            </w:pPr>
            <w:r w:rsidDel="00000000" w:rsidR="00000000" w:rsidRPr="00000000">
              <w:rPr>
                <w:rtl w:val="0"/>
              </w:rPr>
              <w:t xml:space="preserve">Irish (87.5%)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4">
            <w:pPr>
              <w:rPr/>
            </w:pPr>
            <w:r w:rsidDel="00000000" w:rsidR="00000000" w:rsidRPr="00000000">
              <w:rPr>
                <w:rtl w:val="0"/>
              </w:rPr>
              <w:t xml:space="preserve">Christianity (54.2%)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5">
            <w:pPr>
              <w:jc w:val="right"/>
              <w:rPr/>
            </w:pPr>
            <w:r w:rsidDel="00000000" w:rsidR="00000000" w:rsidRPr="00000000">
              <w:rPr>
                <w:rtl w:val="0"/>
              </w:rPr>
              <w:t xml:space="preserve">11,1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6">
            <w:pPr>
              <w:rPr/>
            </w:pPr>
            <w:r w:rsidDel="00000000" w:rsidR="00000000" w:rsidRPr="00000000">
              <w:rPr>
                <w:rtl w:val="0"/>
              </w:rPr>
              <w:t xml:space="preserve">Ghana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7">
            <w:pPr>
              <w:jc w:val="right"/>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8">
            <w:pPr>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9">
            <w:pPr>
              <w:rPr/>
            </w:pPr>
            <w:r w:rsidDel="00000000" w:rsidR="00000000" w:rsidRPr="00000000">
              <w:rPr>
                <w:rtl w:val="0"/>
              </w:rPr>
              <w:t xml:space="preserve">27.6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A">
            <w:pPr>
              <w:jc w:val="right"/>
              <w:rPr/>
            </w:pPr>
            <w:r w:rsidDel="00000000" w:rsidR="00000000" w:rsidRPr="00000000">
              <w:rPr>
                <w:rtl w:val="0"/>
              </w:rPr>
              <w:t xml:space="preserve">35,5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B">
            <w:pPr>
              <w:rPr/>
            </w:pPr>
            <w:r w:rsidDel="00000000" w:rsidR="00000000" w:rsidRPr="00000000">
              <w:rPr>
                <w:rtl w:val="0"/>
              </w:rPr>
              <w:t xml:space="preserve">Akan (80.6%)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C">
            <w:pPr>
              <w:rPr/>
            </w:pPr>
            <w:r w:rsidDel="00000000" w:rsidR="00000000" w:rsidRPr="00000000">
              <w:rPr>
                <w:rtl w:val="0"/>
              </w:rPr>
              <w:t xml:space="preserve">Christianity (95.2%)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D">
            <w:pPr>
              <w:jc w:val="right"/>
              <w:rPr/>
            </w:pPr>
            <w:r w:rsidDel="00000000" w:rsidR="00000000" w:rsidRPr="00000000">
              <w:rPr>
                <w:rtl w:val="0"/>
              </w:rPr>
              <w:t xml:space="preserve">25,8</w:t>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E">
            <w:pPr>
              <w:rPr/>
            </w:pPr>
            <w:r w:rsidDel="00000000" w:rsidR="00000000" w:rsidRPr="00000000">
              <w:rPr>
                <w:rtl w:val="0"/>
              </w:rPr>
              <w:t xml:space="preserve">United Arab Emirates</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4F">
            <w:pPr>
              <w:jc w:val="right"/>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50">
            <w:pPr>
              <w:rPr/>
            </w:pPr>
            <w:r w:rsidDel="00000000" w:rsidR="00000000" w:rsidRPr="00000000">
              <w:rPr>
                <w:rtl w:val="0"/>
              </w:rPr>
              <w:t xml:space="preserve">English (1.6%); Arabic (98.4%)</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51">
            <w:pPr>
              <w:rPr/>
            </w:pPr>
            <w:r w:rsidDel="00000000" w:rsidR="00000000" w:rsidRPr="00000000">
              <w:rPr>
                <w:rtl w:val="0"/>
              </w:rPr>
              <w:t xml:space="preserve">28.5 (7.3)</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52">
            <w:pPr>
              <w:jc w:val="right"/>
              <w:rPr/>
            </w:pPr>
            <w:r w:rsidDel="00000000" w:rsidR="00000000" w:rsidRPr="00000000">
              <w:rPr>
                <w:rtl w:val="0"/>
              </w:rPr>
              <w:t xml:space="preserve">50,8</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53">
            <w:pPr>
              <w:rPr/>
            </w:pPr>
            <w:r w:rsidDel="00000000" w:rsidR="00000000" w:rsidRPr="00000000">
              <w:rPr>
                <w:rtl w:val="0"/>
              </w:rPr>
              <w:t xml:space="preserve">Emirati (55.9%)</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54">
            <w:pPr>
              <w:rPr/>
            </w:pPr>
            <w:r w:rsidDel="00000000" w:rsidR="00000000" w:rsidRPr="00000000">
              <w:rPr>
                <w:rtl w:val="0"/>
              </w:rPr>
              <w:t xml:space="preserve">Islam (91.5%)</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55">
            <w:pPr>
              <w:jc w:val="right"/>
              <w:rPr/>
            </w:pPr>
            <w:r w:rsidDel="00000000" w:rsidR="00000000" w:rsidRPr="00000000">
              <w:rPr>
                <w:rtl w:val="0"/>
              </w:rPr>
              <w:t xml:space="preserve">30,5</w:t>
            </w:r>
          </w:p>
        </w:tc>
      </w:tr>
    </w:tbl>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Note. </w:t>
      </w:r>
      <w:r w:rsidDel="00000000" w:rsidR="00000000" w:rsidRPr="00000000">
        <w:rPr>
          <w:i w:val="1"/>
          <w:iCs w:val="1"/>
          <w:rtl w:val="0"/>
        </w:rPr>
        <w:t xml:space="preserve">Demographic percentages were calculated based on valid responses for each variable.</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p w:rsidR="00000000" w:rsidDel="00000000" w:rsidP="00000000" w:rsidRDefault="00000000" w:rsidRPr="00000000" w14:paraId="00000259">
      <w:pPr>
        <w:ind w:firstLine="720"/>
        <w:rPr/>
      </w:pPr>
      <w:r w:rsidDel="00000000" w:rsidR="00000000" w:rsidRPr="00000000">
        <w:rPr>
          <w:rtl w:val="0"/>
        </w:rPr>
        <w:t xml:space="preserve">Missing data rates increased progressively from the beginning to the end of the questionnaire, ranging from 1.0% to 13.7%. The primary DHF variables (dignity, honor, and face endorsement and norm perception items) showed minimal missing data (1.0–2.7%). Demographic variables showed moderate missing rates, with gender having the lowest rate (2.8%), followed by age (5.3%) and religion (7.2%). Ethnicity (13.7%) and student status (13.6%) had the highest missing rates among demographics. Variables measured later in the questionnaire showed progressively higher missing rates: face concerns and reactions to provocation (1.6–11.8%), reciprocity measures (11.0%), personal values (12.4%), and moral foundations (13.2%). Overall, 89–99% of participants provided valid responses for each variable, indicating good data quality despite some attrition throughout the survey.</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Design and procedure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was collected between October 2024 and August 2025. The data was collected predominantly online, via the survey platform Qualtrics. In two countries where Qualtrics was not available – Iran and Russia – we collected data via the Gorilla platform.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three countries – Kenya, Namibia, and South Africa – most or all of the data collection was conducted in-person, as part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Africa Long Life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hyperlink r:id="rId15">
        <w:r w:rsidDel="00000000" w:rsidR="00000000" w:rsidRPr="00000000">
          <w:rPr>
            <w:color w:val="1155cc"/>
            <w:u w:val="single"/>
            <w:rtl w:val="0"/>
          </w:rPr>
          <w:t xml:space="preserve">Thalmayer et al., 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questionnaire included measures of dignity, honor, and face cultural logics (DHF), behavioral measures of prosociality, and self-reported measures of potential correlates of DHF. The order of the measures was as follows: DHF endorsement, DHF norms, universal prosociality (dictator game), positive and negative reciprocity (ultimatum game), self-reported positive and negative reciprocity, face concerns in interpersonal conflict, attitudes toward violence, reactions to provocation, values, moral foundations, religiosity, subjective well-being, and socio-demographic variables, including age, gender, country of residence, migration background, place of upbringing and current residence (urban/rural), ethnicity, religious denomination, education, and subjective income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see OSF for the full questionnaire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39470317"/>
          <w:tag w:val="goog_rdk_44"/>
        </w:sdtPr>
        <w:sdtContent>
          <w:commentRangeStart w:id="19"/>
        </w:sdtContent>
      </w:sdt>
      <w:sdt>
        <w:sdtPr>
          <w:id w:val="-171610370"/>
          <w:tag w:val="goog_rdk_45"/>
        </w:sdtPr>
        <w:sdtContent>
          <w:commentRangeStart w:id="20"/>
        </w:sdtContent>
      </w:sdt>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Dignity, Honor, and Face Cultural Logics</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existing measures of dignity, honor, and face cultural logics (Grigoryan &amp; Khachatryan, 2023; Smith et al., 2024; Vignoles et al., 2024; Yao et al., 2017), we developed a version of the questionnaire that differentiates between the self-concern and other-concern facets of each cultural logic (see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item list). Each facet was measured with 5 items, 30 in total. Out of 30 items, 18 have been tested in earlier cross-cultural studies (60%), and 12 were new or have only been tested in one country (40%). We pretested this questionnaire in two states in the USA (New York and Texas, see section “Pilot study 1” in this SM) and additionally received feedback on the face validity of the items from three anonymous reviewers. The item list was revised and expanded based on this feedback (see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 revised item list).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sure that the DHF measure is culturally sensitive and captures relevant beliefs and behaviors across cultures, we started the present cross-cultural study with questionnaire review and refinement. In the onboarding questionnaire, each collaborator received the operational definitions of each of the constructs and a list of 18 items randomly selected from the full list of 36 items shown in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item, they were asked to first guess which of the six facets the item was supposed to measure. Then, they rated how well that item represents the construct on a 5-point scale. Finally, they rated how difficult it would be to translate this item to the language of data collection (if not English) on a 5-point scale. At the end, the full list of potential items for each subscale was shown, and each collaborator could suggest replacements for existing items or new items to add.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141 collaborators representing 50 countries of planned data collection provided feedback. About 70% of those who provided feedback planned to collect data in languages other than English. We revised the item list based on collaborator feedback; the findings from this feedback survey are presented in the “Questionnaire co-development” section of this SM. The revised item list was pilot tested again (see “Pilot study 2” section of this SM).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final item list. The items within each scale (norms and endorsement) were presented to the participants in a random order to minimize order effects.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Prosocial Behavior </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 prosociality was measured using the dictator game, which is a common measure of altruistic behavior (Edele et al., 2013; Kahneman et al., 1986). We adapted the instructions for the non-incentivized version of the game from Romano et al. (2021), which allows for asynchronous pairing of the participants. Participants were asked to distribute an endowment of 10 Monetary Units (MU) between themselves and another participant. The amount that the participant decided to transfer to the other person is a measure of universal prosociality, as this is a one-shot interaction with a stranger, where the participant will not gain anything from sharing their hypothetical resources.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ultimatum game (Güth et al., 1982) is traditionally used to measure negative reciprocity: the willingness to incur costs to punish non-cooperators (e.g., Yamagishi et al., 2012). We adapted the non-incentivized version of the game to assess both positive and negative reciprocity in a repeated interaction with a stranger. We operationalize positive reciprocity here as the willingness to return favors. After the dictator game, participants were informed that they will be matched with a new person and will play the following two rounds with that same person. First, participants were assigned to the role of the Receiver. This round measured negative reciprocity. Following adapted instructions from Columbus et al. (2021), participants were asked to indicate whether they accept or reject each proposal made by another player, with proposals ranging from 0 to 10 MUs. Rejecting the proposal results in both players getting nothing. In this version of the game, the lowest value of the proposal that the participant would accept (or, in other words, the highest cost that they would want to bear to punish the other player) is the measure of negative reciprocity. In the last round, participants were in the role of the Proposer and decided how much they would propose for each value (0-10) that the other person could have proposed in the previous round. In this last round, we modified instructions, telling the participant that the other person would not be able to reject their proposal. This approach allows us to measure positive reciprocity without it being confounded by concerns about retaliation or rejection. We also measured participants’ expectations regarding whether they thought their proposal (conditional, from 0 to 10) would have been accepted or rejected to capture expectations of reciprocity.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of both our pretests and the main study suggest that the behavioral patterns observed in this procedure are comparable to those observed in incentivized versions of these games. In the dictator game, 95% of all participants gave away some of their endowment, with an average donation of 48% of the endowment. This is larger than the average of 28% identified in an earlier meta-analysis of the incentivized version of the game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note that the same meta-analysis found large cross-cultural differences in giving: in Western samples, where the majority of studies were conducted, the modal behavior was giving nothing, whereas in non-Western samples, the modal response was giving half. Considering the diversity of our sample, the giving rate of 48% is consistent with these results. In the ultimatum game, in the role of the Receiver, 75% of participants rejected offers below 20%, compared to about 50% in incentivized games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role of the Proposer, on average, they proposed about 49%, which is in line with the average of 40-50% found in incentivized games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Additionally, we observed significant correlations between the behavioral measures of positive and negative reciprocity from this adaptation of the ultimatum game and their corresponding self-reported measures. Behavioral positive reciprocity correlated positively with self-reported positive reciprocity (r=.13***) and negatively with self-reported negative reciprocity (r=-.03***); behavioral negative reciprocity correlated positively with self-reported negative reciprocity (r=.11***) and negatively with self-reported positive reciprocity (r=-.04***), supporting the construct validity of these behavioral measures. These findings are in line with a growing body of literature indicating that designs using imaginary and real rewards produce very consistent findings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benefits of this procedure are that (a) it can be implemented without financial incentives, (b) participants do not need to interact in real time, (c) no personal data needs to be collected, (d) it can be implemented both online and offline, and (e) it provides rich within-individual behavioral data rather than a single-shot behavioral reaction. The only drawback is that the hypothetical Monetary Units are valued less than actual money, as the differences in mean contributions in the two versions of the game suggest. However, for a large cross-cultural study where maximization of access is the priority, the benefits clearly outweigh the costs.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Self-Reported Measures</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Positive and negative reciprocity.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used six items from the German Socio-Economic Panel (SOEP) to assess self-reported positive and negative reciprocity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Attitudes toward violence.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used the short version of the Velicer Attitudes toward Violence Scale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 adaptation of the scale by Anderson et 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selected three items to measure each of the four domains of violence acceptance: acceptance of war (intergroup violence), intimate violence, penal code violence, and corporal punishment for children.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Self-face and other-face concern.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Face concerns in interpersonal conflict were measured by the short, 10-item version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Face Concerns Scale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Participants were asked to recall a conflict they recently had with someone and to describe that interaction through a series of multiple-choice questions. Self-face concern was measured by 4 items (e.g., “I was concerned with protecting my self-image”) and other-face concern by 6 items (e.g., “I tried to be sensitive to the other person's self-worth”).</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Reactions to provocation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used the shortened version of the Reactions to Provocation Scale developed by Krys et 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original measure includes 7 scenarios describing various insults. After each scenario, participants are asked how they would behave in that situation, with three options: retaliation (“return the insult”), withdrawal (“do nothing and expect others to intervene”), and humor (“humorously comment on that person’s behavior”). In this study, we used three out of seven scenarios with minor modifications (see full questionnaire on OSF).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short version of the Schwartz Portrait Value Questionnaire (PVQ-21)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included to measure basic human values. The PVQ-21 measures ten values that are organized into a motivational continuum by two dimensions: conservation vs. openness to change and self-enhancement vs. self-transcendence.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Moral foundations.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used the 36-item version of the revised Moral Foundations Questionnaire (MFQ-2)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capture six moral foundations: care, equality, proportionality, loyalty, authority, and purity.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Religiosity.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measured religiosity with the Duke University Religion Index (DUREL)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5-item measure of religiosity that includes one item capturing organizational religious participation, one item capturing non-organizational participation, and three items capturing intrinsic religiosity.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Well-being.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used the 5-item Satisfaction with Life Scale (SWLS)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Country (Sample)-Level Indicators</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Country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use the World Bank data on GDP per capita and economic inequality (Gini index)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(ref)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United Nations’ Human Development Index (HDI)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(ref)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Gender Inequality Index (GII)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(ref)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Freedom House “Global Freedom” scores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(ref)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indicators of countries’ modern level of performance.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Historical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used historical data on GDP per capita in 1960 (earliest available) and population density in 1961 (earliest available) from the World Bank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(ref)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used data on the number and level of violence of territorial conflicts from the International Crisis Behavior project (ICB, 2022), a 9-item index of historical disease prevalence from Murray and Schaller (2010),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vulnerability to natural disasters from the World Risk Index (World Risk Report, 2011), and resource scarcity measured as the prevalence of food insecurity and access to safe drinking water in the year 2000 from the Food and Agriculture Organization of the UN (FAOSTAT, 2024).</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Cultural indicators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used available secondary data for the following cultural indicators: individualism—collectivism and flexibility—monumentalism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cultural tightness—looseness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relational mobility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b w:val="1"/>
          <w:bCs w:val="1"/>
          <w:i w:val="1"/>
          <w:iCs w:val="1"/>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Translation</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highlight w:val="yellow"/>
        </w:rPr>
      </w:pPr>
      <w:r w:rsidDel="00000000" w:rsidR="00000000" w:rsidRPr="00000000">
        <w:rPr>
          <w:rtl w:val="0"/>
        </w:rPr>
        <w:t xml:space="preserve">We formed translation teams based on collaborators’ expressions of interest in translating the materials into their respective languages. One member of each team was assigned as the Language-Wise Coordinator (LWC). The minimum team size was two members, though the total number varied depending on the number of collaborators interested in translating the materials for each language. The questionnaire was then translated into each language (Version A) and afterwards back-translated into English (Version B) by a different member or members of the team. Once the back translation was completed, the LWCs compared Versions A and B with each other and also with the original materials. Any discrepancies were resolved through discussion, resulting in Version C. Two external readers then reviewed this version to check its readability and identify if there is a need for any cultural adjustments</w:t>
      </w:r>
      <w:r w:rsidDel="00000000" w:rsidR="00000000" w:rsidRPr="00000000">
        <w:rPr>
          <w:vertAlign w:val="superscript"/>
        </w:rPr>
        <w:footnoteReference w:customMarkFollows="0" w:id="2"/>
      </w:r>
      <w:r w:rsidDel="00000000" w:rsidR="00000000" w:rsidRPr="00000000">
        <w:rPr>
          <w:rtl w:val="0"/>
        </w:rPr>
        <w:t xml:space="preserve">. Based on their feedback, revisions were made by the LWCs, producing Version D. Next, a member of the lead team reviewed the translation against the English back translation, and after the final adjustments by the LWCs, the finalized version was implemented in Qualtrics. Finally, another lead team member checked the implemented version, using the auto-translate in Qualtrics, and any discrepancies with the original materials were discussed with the LWCs until consensus was reached.</w:t>
      </w:r>
      <w:r w:rsidDel="00000000" w:rsidR="00000000" w:rsidRPr="00000000">
        <w:rPr>
          <w:highlight w:val="yellow"/>
          <w:rtl w:val="0"/>
        </w:rPr>
        <w:br w:type="textWrapping"/>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sdt>
        <w:sdtPr>
          <w:id w:val="-967144990"/>
          <w:tag w:val="goog_rdk_46"/>
        </w:sdtPr>
        <w:sdtContent>
          <w:commentRangeStart w:id="21"/>
        </w:sdtContent>
      </w:sdt>
      <w:sdt>
        <w:sdtPr>
          <w:id w:val="-1401323054"/>
          <w:tag w:val="goog_rdk_47"/>
        </w:sdtPr>
        <w:sdtContent>
          <w:commentRangeStart w:id="22"/>
        </w:sdtContent>
      </w:sdt>
      <w:sdt>
        <w:sdtPr>
          <w:id w:val="-2015962028"/>
          <w:tag w:val="goog_rdk_48"/>
        </w:sdtPr>
        <w:sdtContent>
          <w:commentRangeStart w:id="23"/>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Preregistered analysis plan</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data analysis will be conducted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will use all available data from the participants who have consented to take part in the study, even if they did not complete the questionnaire, unless an ethics approval for a specific sample prevents this. We will calculate indices for each construct as the mean score of all items that comprise each scale or subscale, if their reliability is acceptable (Cronbach’s α &gt; .50). We will only remove items if the scale’s reliability is α &lt; .50 in more than 40% of the samples and item removal improves the reliability by at least α = .10 in at least half of the samples where it was initially poor. When calculating indices, the mean will be calculated based on non-missing items. </w:t>
      </w:r>
      <w:sdt>
        <w:sdtPr>
          <w:id w:val="-1183375716"/>
          <w:tag w:val="goog_rdk_49"/>
        </w:sdtPr>
        <w:sdtContent>
          <w:commentRangeStart w:id="24"/>
        </w:sdtContent>
      </w:sdt>
      <w:sdt>
        <w:sdtPr>
          <w:id w:val="845281520"/>
          <w:tag w:val="goog_rdk_50"/>
        </w:sdtPr>
        <w:sdtContent>
          <w:commentRangeStart w:id="25"/>
        </w:sdtContent>
      </w:sdt>
      <w:sdt>
        <w:sdtPr>
          <w:id w:val="-303626636"/>
          <w:tag w:val="goog_rdk_51"/>
        </w:sdtPr>
        <w:sdtContent>
          <w:commentRangeStart w:id="26"/>
        </w:sdtContent>
      </w:sdt>
      <w:sdt>
        <w:sdtPr>
          <w:id w:val="365883473"/>
          <w:tag w:val="goog_rdk_52"/>
        </w:sdtPr>
        <w:sdtContent>
          <w:commentRangeStart w:id="27"/>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test the robustness of our findings on a subsample of participants with no missing values. Each analysis will be run only on a subsample of participants who have no missing values on the variables involved in that analysis. </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all other indices, scores for the DHF constructs will be calculated based on the results of the confirmatory factor analysis and the alignment procedure. The alignment procedure will be initially performed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unless limitations to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 necessitate using Mplus for broader feature implementations. See Analysis Plan Summary and Analysis Pipeline in the SM for details. We will use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.05 significance threshold for all tests unless otherwise specified.</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Factor structure (H1).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test the factor structure of the DHF questionnaire, we will conduct a multilevel confirmatory factor analysis (MCFA), specifying a hierarchical model with three higher-order latent factors representing dignity, honor, and face, each further represented by the two facets of self-concern and other-concern (H1a, see Fig. 1A). For comparison, we will test a multilevel CFA model with three correlated DHF latent variables, without further differentiation into the facets (H1b. Fig. 1B). If the hierarchical model fails to converge, we will compare a three-factor model to a six-factor model of each of the self and other facets separately. Each model will be clustered by country. Each factor structure will be tested separately at the individual level (Level 1) and country level (Level 2). When testing the individual-level factor structure, Level 1 in the model will include the proposed factor structure. Level 2 will include only the saturated model where all observed variable residuals are intercorrelated. When testing the country-level factor structure, Level 1 in the model will include only the saturated model of observed variable residual correlations, and Level 2 will include the proposed factor structure. We will select the best-fitting model for each level (see Analysis Plan Summary for model selection criteria) and combine them into a unified multilevel model. The individual endorsement and cultural norms will be tested separately resulting in 8 models: two ratings (individual endorsement, cultural norms) by two level tests (Level 1 factor structure, Level 2 factor structure) by two factor structures (hierarchical vs. three-factor or three-factor vs. six-factor) models.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Overall model plans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structural equation model is described below and in the SM. We expect that models may not converge or present improbable parameter estimates (i.e., a Heywood case of negative variance or correlations estimated over one). We will consider combining factors with extremely high correlations (i.e., &gt; .95) if they are theoretically plausible, and negative variances will be controlled for by setting the variance to a small positive number based on the variances of other items or latent variables. For model non-convergence, we will try to find the convergence issue to modify the model. If samples do not have variability (i.e., all countries show the same effect), we will consider removing the Level 2 structure for each model. For all models, we may test the Level 1 and Level 2 structures separately to identify any model misspecifications and address convergence issues. We will also consider testing each sample separately to determine if a specific country leads to convergence issues. Finally, if the hierarchical model with higher-order latent constructs does not converge, we will alternatively test a six-factor model (see Fig. 1C above) that would still provide supporting evidence for the differentiation between the two facets of each cultural logic.</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Model comparison.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compare the models, we will use AIC and BIC (lower values indicate better fit) in combination with the criteria proposed by Chen (2007): a difference between models of ΔCFI &gt; .010 and ΔRMSEA &gt; .015 would indicate that one model is significantly better fit to the data than the other (i.e., higher CFI and lower RMSEA would indicate better fit). The final model will then be modified for improvement. Model assessment will include evaluation of item loadings on both individual and sample level. If a given item does not significantly load on the respective factor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fit improves after removing the item, or the item loads in the opposite to the expected direction, the item will be removed. Otherwise, the item will be retained. If modification indices suggest a strong residual correlation between items,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correlation is theoretically justified, a residual correlation will be added.</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configural invariance has been established, we will employ the alignment optimization procedure to determine the degree of invariance across countries and identify the non-invariant parameters. We will consider the model to possess configural invariance, thus making it suitable for the application of the alignment optimization procedure, if the improved model achieves satisfactory fit indices (RMSEA &lt; .10, SRMR &lt; .10, CFI &gt; .80). We use less strict cutoff values here than is suggested in the literature (e.g., Hu &amp; Bentler, 1998), as we do not expect any of the models to be a great fit to the data this diverse (50 or more countries) before the alignment optimization procedure is used (see also Groskurth et al., 2024 discussion on sensitivity of model fit indices to data and analysis characteristics). We consider these cutoff values to provide good enough evidence for a common configural model, which can then be used as a starting point for the alignment optimization procedure. Once a common configural model is established, we will proceed to test invariance of the measure across samples using the alignment optimization procedure.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Testing approximate measurement invariance.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alignment optimization procedure (Asparouhov &amp; Muthén, 2023) is an alternative to traditional invariance testing using multiple group CFA since it offers more flexibility and is more suitable for testing invariance across a large number of groups. All intercepts and factor loadings will be fixed across groups. The results will indicate which parameters are not invariant (i.e., different) across samples, allowing us to find the optimal factor structure for comparing the latent means across the highest number of groups.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individual endorsement latent variable structure will be used to calculate DHF endorsement indices at the individual level for all individual-level analyses (H2, H4, H5). The cultural norms measure will be used to calculate DHF norms indices at the sample level and will be used for all analyses involving countries (H3 and mapping of DHF scores across the world).</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Cultural logics and prosocial behavior (H2).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amount of contribution in the dictator game is the measure of universal prosociality. We will run a multilevel regression analysis predicting prosociality from the six facets of DHF individual endorsement scores. The hypothesized model will only include random country intercepts for prosociality, but we will additionally explore whether the effects of DHF scores on prosociality vary by country by testing whether the addition of random slopes improves the model. A positive main effect of the other-concern facet of each cultural logic on prosociality in the random-intercept model will support the hypothesis. If the 3-factor model of DHF is supported in the previous stage, we will test the effects of endorsement of each factor on prosociality in an exploratory manner.</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Cross-country differences in prosociality (H3).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run a multilevel path model predicting universal prosociality and positive and negative reciprocity from individual-level and sample-level DHF cultural norm scores. The model will be clustered by country. Level 1 of the model will include dignity, honor, and face mean scores predicting the three dependent variables of prosociality, positive reciprocity, and negative reciprocity at the individual-level. Level 2 will include the same regression structure using sample-level aggregates for dignity, honor, and face. We expect sample-level face and honor norms to positively predict positive reciprocity and sample-level honor norms to positively predict negative reciprocity. We do not have specific predictions for universal prosociality and sample-level DHF norms.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Criterion validity (H4-H5).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series of multilevel models with a random intercept for country, we will test if individual endorsement of dignity, honor, and face cultural logics show expected associations with other constructs. In all models, we will use the individual-level endorsement of the three cultural logics as individual-level predictors. We will also explore if these associations hold at the country level by using the country norms as predictors. For H4, two multilevel linear regression models will be examined using attitudes toward violence and other-face concern as dependent variables. The independent variables will be DHF individual-level participant means and mean DHF country norm ratings. For H5, a multilevel path model will be analyzed using individual-level models at Level 1 to predict retaliation, withdrawal, and humor scores. Level 2 will include these same dependent variables using sample-level aggregated DHF scores as predictors.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Exploratory analyses.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DHF factor structure shows considerable variability across countries, we might explore potential sources of non-invariance or factor structure variability. We will further explore whether endorsement of these cultural logics correlates with participant characteristics, such as </w:t>
      </w:r>
      <w:sdt>
        <w:sdtPr>
          <w:id w:val="-826969569"/>
          <w:tag w:val="goog_rdk_53"/>
        </w:sdtPr>
        <w:sdtContent>
          <w:commentRangeStart w:id="28"/>
        </w:sdtContent>
      </w:sdt>
      <w:sdt>
        <w:sdtPr>
          <w:id w:val="-949603867"/>
          <w:tag w:val="goog_rdk_54"/>
        </w:sdtPr>
        <w:sdtContent>
          <w:commentRangeStart w:id="29"/>
        </w:sdtContent>
      </w:sdt>
      <w:sdt>
        <w:sdtPr>
          <w:id w:val="-520679264"/>
          <w:tag w:val="goog_rdk_55"/>
        </w:sdtPr>
        <w:sdtContent>
          <w:commentRangeStart w:id="30"/>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moral foundations, and religiosity. </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then test whether modern country-level dignity, honor, and face scores can be predicted from historical data on population density, resource scarcity, and threats, and examine how these indices are related to other dimensions of cultural comparison (values, relational mobility, tightness—looseness) and objective indicators of country performance (GDP per capita, inequality, democracy). Finally, as we will match participants within each country after the data is collected and calculate their earnings based on their decisions in the dictator and ultimatum games, we can further explore how country-level DHF scores relate to group-level earnings in the games. Some of these tests can be preregistered as secondary data analyses once the foundational work of establishing the generalizability of the cultural logic constructs and their measurement is completed.</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single"/>
          <w:vertAlign w:val="baseline"/>
          <w:rtl w:val="0"/>
        </w:rPr>
        <w:t xml:space="preserve">Deviations from preregistration</w:t>
      </w:r>
      <w:r w:rsidDel="00000000" w:rsidR="00000000" w:rsidRPr="00000000">
        <w:rPr>
          <w:rtl w:val="0"/>
        </w:rPr>
      </w:r>
    </w:p>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Supplementary Text and Tables</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Pilot Study 1</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pilot questionnaire included the DHF scale as shown in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individual endorsement and perceived norms), universal prosociality measured with a dictator game, positive and negative reciprocity measured with an ultimatum game, and self-reported positive and negative reciprocity, as described under “Materials and Methods”. Pilot study materials, code, and data are available on OSF: </w:t>
      </w:r>
      <w:sdt>
        <w:sdtPr>
          <w:id w:val="1253617298"/>
          <w:tag w:val="goog_rdk_56"/>
        </w:sdtPr>
        <w:sdtContent>
          <w:commentRangeStart w:id="31"/>
        </w:sdtContent>
      </w:sdt>
      <w:r w:rsidDel="00000000" w:rsidR="00000000" w:rsidRPr="00000000">
        <w:rPr>
          <w:rtl w:val="0"/>
        </w:rPr>
        <w:t xml:space="preserve">https://osf.io/gxmpw</w:t>
      </w:r>
      <w:commentRangeEnd w:id="31"/>
      <w:r w:rsidDel="00000000" w:rsidR="00000000" w:rsidRPr="00000000">
        <w:commentReference w:id="3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recruited 300 US American participants from the crowdsourcing platform Prolific academic. The sample was balanced on gender (49% men, 48% women, 2% non-binary, and one person did not answer), and the mean age of participants was 38.7 years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We recruited an equal number of participants from New York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146) and Texas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147), which are expected to differ in DHF scores. The questionnaire took about 15 minutes to complete and participants received £2.25 for their time.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Dignity, honor, face (DHF) questionnaire item list for Pilot Study 1</w:t>
      </w:r>
    </w:p>
    <w:p w:rsidR="00000000" w:rsidDel="00000000" w:rsidP="00000000" w:rsidRDefault="00000000" w:rsidRPr="00000000" w14:paraId="0000028E">
      <w:pPr>
        <w:rPr/>
      </w:pPr>
      <w:r w:rsidDel="00000000" w:rsidR="00000000" w:rsidRPr="00000000">
        <w:rPr>
          <w:rtl w:val="0"/>
        </w:rPr>
      </w:r>
    </w:p>
    <w:tbl>
      <w:tblPr>
        <w:tblStyle w:val="Table2"/>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320"/>
        <w:gridCol w:w="6855"/>
        <w:gridCol w:w="945"/>
        <w:tblGridChange w:id="0">
          <w:tblGrid>
            <w:gridCol w:w="390"/>
            <w:gridCol w:w="1320"/>
            <w:gridCol w:w="6855"/>
            <w:gridCol w:w="945"/>
          </w:tblGrid>
        </w:tblGridChange>
      </w:tblGrid>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F">
            <w:pPr>
              <w:jc w:val="center"/>
              <w:rPr/>
            </w:pPr>
            <w:r w:rsidDel="00000000" w:rsidR="00000000" w:rsidRPr="00000000">
              <w:rPr>
                <w:rtl w:val="0"/>
              </w:rPr>
              <w:t xml:space="preserve">n</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0">
            <w:pPr>
              <w:rPr/>
            </w:pPr>
            <w:r w:rsidDel="00000000" w:rsidR="00000000" w:rsidRPr="00000000">
              <w:rPr>
                <w:rtl w:val="0"/>
              </w:rPr>
              <w:t xml:space="preserve">Facet</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1">
            <w:pPr>
              <w:rPr/>
            </w:pPr>
            <w:r w:rsidDel="00000000" w:rsidR="00000000" w:rsidRPr="00000000">
              <w:rPr>
                <w:rtl w:val="0"/>
              </w:rPr>
              <w:t xml:space="preserve">Items </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2">
            <w:pPr>
              <w:rPr/>
            </w:pPr>
            <w:r w:rsidDel="00000000" w:rsidR="00000000" w:rsidRPr="00000000">
              <w:rPr>
                <w:rtl w:val="0"/>
              </w:rPr>
              <w:t xml:space="preserve">Source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3">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4">
            <w:pPr>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5">
            <w:pPr>
              <w:rPr/>
            </w:pPr>
            <w:r w:rsidDel="00000000" w:rsidR="00000000" w:rsidRPr="00000000">
              <w:rPr>
                <w:rtl w:val="0"/>
              </w:rPr>
              <w:t xml:space="preserve">People should make decisions based on their own opinions and not based on what others think</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6">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7">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8">
            <w:pPr>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9">
            <w:pPr>
              <w:rPr/>
            </w:pPr>
            <w:r w:rsidDel="00000000" w:rsidR="00000000" w:rsidRPr="00000000">
              <w:rPr>
                <w:rtl w:val="0"/>
              </w:rPr>
              <w:t xml:space="preserve">People should be true to themselves regardless of what others think</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A">
            <w:pPr>
              <w:rPr/>
            </w:pPr>
            <w:r w:rsidDel="00000000" w:rsidR="00000000" w:rsidRPr="00000000">
              <w:rPr>
                <w:rtl w:val="0"/>
              </w:rPr>
              <w:t xml:space="preserve">1</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B">
            <w:pPr>
              <w:jc w:val="cente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C">
            <w:pPr>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D">
            <w:pPr>
              <w:rPr/>
            </w:pPr>
            <w:r w:rsidDel="00000000" w:rsidR="00000000" w:rsidRPr="00000000">
              <w:rPr>
                <w:rtl w:val="0"/>
              </w:rPr>
              <w:t xml:space="preserve">People should stand up for what they believe in even when others disagree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9E">
            <w:pPr>
              <w:rPr/>
            </w:pPr>
            <w:r w:rsidDel="00000000" w:rsidR="00000000" w:rsidRPr="00000000">
              <w:rPr>
                <w:rtl w:val="0"/>
              </w:rPr>
              <w:t xml:space="preserve">1</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F">
            <w:pPr>
              <w:jc w:val="cente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0">
            <w:pPr>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1">
            <w:pPr>
              <w:rPr/>
            </w:pPr>
            <w:r w:rsidDel="00000000" w:rsidR="00000000" w:rsidRPr="00000000">
              <w:rPr>
                <w:rtl w:val="0"/>
              </w:rPr>
              <w:t xml:space="preserve">How much a person respects themselves is far more important than how much others respect them</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2">
            <w:pPr>
              <w:rPr/>
            </w:pPr>
            <w:r w:rsidDel="00000000" w:rsidR="00000000" w:rsidRPr="00000000">
              <w:rPr>
                <w:rtl w:val="0"/>
              </w:rPr>
              <w:t xml:space="preserve">1</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3">
            <w:pPr>
              <w:jc w:val="cente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4">
            <w:pPr>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5">
            <w:pPr>
              <w:rPr/>
            </w:pPr>
            <w:r w:rsidDel="00000000" w:rsidR="00000000" w:rsidRPr="00000000">
              <w:rPr>
                <w:rtl w:val="0"/>
              </w:rPr>
              <w:t xml:space="preserve">People’s opinions should be independent of what others around them think</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6">
            <w:pPr>
              <w:rPr/>
            </w:pPr>
            <w:r w:rsidDel="00000000" w:rsidR="00000000" w:rsidRPr="00000000">
              <w:rPr>
                <w:rtl w:val="0"/>
              </w:rPr>
              <w:t xml:space="preserve">1</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7">
            <w:pPr>
              <w:jc w:val="cente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8">
            <w:pPr>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9">
            <w:pPr>
              <w:rPr/>
            </w:pPr>
            <w:r w:rsidDel="00000000" w:rsidR="00000000" w:rsidRPr="00000000">
              <w:rPr>
                <w:rtl w:val="0"/>
              </w:rPr>
              <w:t xml:space="preserve">People should always keep promises that they made to another person, no matter who that person is</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A">
            <w:pPr>
              <w:rPr/>
            </w:pPr>
            <w:r w:rsidDel="00000000" w:rsidR="00000000" w:rsidRPr="00000000">
              <w:rPr>
                <w:rtl w:val="0"/>
              </w:rPr>
              <w:t xml:space="preserve">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B">
            <w:pPr>
              <w:jc w:val="cente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C">
            <w:pPr>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D">
            <w:pPr>
              <w:rPr/>
            </w:pPr>
            <w:r w:rsidDel="00000000" w:rsidR="00000000" w:rsidRPr="00000000">
              <w:rPr>
                <w:rtl w:val="0"/>
              </w:rPr>
              <w:t xml:space="preserve">People should never lie to another person, no matter the circumstances</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AE">
            <w:pPr>
              <w:rPr/>
            </w:pPr>
            <w:r w:rsidDel="00000000" w:rsidR="00000000" w:rsidRPr="00000000">
              <w:rPr>
                <w:rtl w:val="0"/>
              </w:rPr>
              <w:t xml:space="preserve">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F">
            <w:pPr>
              <w:jc w:val="cente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0">
            <w:pPr>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1">
            <w:pPr>
              <w:rPr/>
            </w:pPr>
            <w:r w:rsidDel="00000000" w:rsidR="00000000" w:rsidRPr="00000000">
              <w:rPr>
                <w:rtl w:val="0"/>
              </w:rPr>
              <w:t xml:space="preserve">People should never take someone’s belongings without permission</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2">
            <w:pPr>
              <w:rPr/>
            </w:pPr>
            <w:r w:rsidDel="00000000" w:rsidR="00000000" w:rsidRPr="00000000">
              <w:rPr>
                <w:rtl w:val="0"/>
              </w:rPr>
              <w:t xml:space="preserve">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3">
            <w:pPr>
              <w:jc w:val="cente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4">
            <w:pPr>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5">
            <w:pPr>
              <w:rPr/>
            </w:pPr>
            <w:r w:rsidDel="00000000" w:rsidR="00000000" w:rsidRPr="00000000">
              <w:rPr>
                <w:rtl w:val="0"/>
              </w:rPr>
              <w:t xml:space="preserve">People should always keep the secrets they have been trusted with</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6">
            <w:pPr>
              <w:rPr/>
            </w:pPr>
            <w:r w:rsidDel="00000000" w:rsidR="00000000" w:rsidRPr="00000000">
              <w:rPr>
                <w:rtl w:val="0"/>
              </w:rPr>
              <w:t xml:space="preserve">2</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7">
            <w:pPr>
              <w:jc w:val="cente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8">
            <w:pPr>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9">
            <w:pPr>
              <w:rPr/>
            </w:pPr>
            <w:r w:rsidDel="00000000" w:rsidR="00000000" w:rsidRPr="00000000">
              <w:rPr>
                <w:rtl w:val="0"/>
              </w:rPr>
              <w:t xml:space="preserve">People should never talk about others behind their back in a negative way</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A">
            <w:pPr>
              <w:rPr/>
            </w:pPr>
            <w:r w:rsidDel="00000000" w:rsidR="00000000" w:rsidRPr="00000000">
              <w:rPr>
                <w:rtl w:val="0"/>
              </w:rPr>
              <w:t xml:space="preserve">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B">
            <w:pPr>
              <w:jc w:val="cente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C">
            <w:pPr>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D">
            <w:pPr>
              <w:rPr/>
            </w:pPr>
            <w:r w:rsidDel="00000000" w:rsidR="00000000" w:rsidRPr="00000000">
              <w:rPr>
                <w:rtl w:val="0"/>
              </w:rPr>
              <w:t xml:space="preserve">People should always be ready to defend their honor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BE">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F">
            <w:pPr>
              <w:jc w:val="cente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0">
            <w:pPr>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1">
            <w:pPr>
              <w:rPr/>
            </w:pPr>
            <w:r w:rsidDel="00000000" w:rsidR="00000000" w:rsidRPr="00000000">
              <w:rPr>
                <w:rtl w:val="0"/>
              </w:rPr>
              <w:t xml:space="preserve">People should punish those who insult them</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2">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3">
            <w:pPr>
              <w:jc w:val="cente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4">
            <w:pPr>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5">
            <w:pPr>
              <w:rPr/>
            </w:pPr>
            <w:r w:rsidDel="00000000" w:rsidR="00000000" w:rsidRPr="00000000">
              <w:rPr>
                <w:rtl w:val="0"/>
              </w:rPr>
              <w:t xml:space="preserve">People should not expect respect from others if they did not earn it</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6">
            <w:pPr>
              <w:rPr/>
            </w:pPr>
            <w:r w:rsidDel="00000000" w:rsidR="00000000" w:rsidRPr="00000000">
              <w:rPr>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7">
            <w:pPr>
              <w:jc w:val="cente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8">
            <w:pPr>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9">
            <w:pPr>
              <w:rPr/>
            </w:pPr>
            <w:r w:rsidDel="00000000" w:rsidR="00000000" w:rsidRPr="00000000">
              <w:rPr>
                <w:rtl w:val="0"/>
              </w:rPr>
              <w:t xml:space="preserve">If a person is insulted and they don’t respond, they will look weak</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A">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B">
            <w:pPr>
              <w:jc w:val="cente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C">
            <w:pPr>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D">
            <w:pPr>
              <w:rPr/>
            </w:pPr>
            <w:r w:rsidDel="00000000" w:rsidR="00000000" w:rsidRPr="00000000">
              <w:rPr>
                <w:rtl w:val="0"/>
              </w:rPr>
              <w:t xml:space="preserve">A person must show strength to be respected</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CE">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F">
            <w:pPr>
              <w:jc w:val="cente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0">
            <w:pPr>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1">
            <w:pPr>
              <w:rPr/>
            </w:pPr>
            <w:r w:rsidDel="00000000" w:rsidR="00000000" w:rsidRPr="00000000">
              <w:rPr>
                <w:rtl w:val="0"/>
              </w:rPr>
              <w:t xml:space="preserve">People should uphold and defend their family's reputation</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2">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3">
            <w:pPr>
              <w:jc w:val="cente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4">
            <w:pPr>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5">
            <w:pPr>
              <w:rPr/>
            </w:pPr>
            <w:r w:rsidDel="00000000" w:rsidR="00000000" w:rsidRPr="00000000">
              <w:rPr>
                <w:rtl w:val="0"/>
              </w:rPr>
              <w:t xml:space="preserve">People should be concerned about damaging their families’ reputation</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6">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7">
            <w:pPr>
              <w:jc w:val="cente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8">
            <w:pPr>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9">
            <w:pPr>
              <w:rPr/>
            </w:pPr>
            <w:r w:rsidDel="00000000" w:rsidR="00000000" w:rsidRPr="00000000">
              <w:rPr>
                <w:rtl w:val="0"/>
              </w:rPr>
              <w:t xml:space="preserve">Men should protect the reputation of women they are related to</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A">
            <w:pPr>
              <w:rPr/>
            </w:pPr>
            <w:r w:rsidDel="00000000" w:rsidR="00000000" w:rsidRPr="00000000">
              <w:rPr>
                <w:rtl w:val="0"/>
              </w:rPr>
              <w:t xml:space="preserve">1</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B">
            <w:pPr>
              <w:jc w:val="cente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C">
            <w:pPr>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D">
            <w:pPr>
              <w:rPr/>
            </w:pPr>
            <w:r w:rsidDel="00000000" w:rsidR="00000000" w:rsidRPr="00000000">
              <w:rPr>
                <w:rtl w:val="0"/>
              </w:rPr>
              <w:t xml:space="preserve">If a person’s friend’s reputation is questioned, they should come to their defense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DE">
            <w:pPr>
              <w:rPr/>
            </w:pPr>
            <w:r w:rsidDel="00000000" w:rsidR="00000000" w:rsidRPr="00000000">
              <w:rPr>
                <w:rtl w:val="0"/>
              </w:rPr>
              <w:t xml:space="preserv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F">
            <w:pPr>
              <w:jc w:val="cente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0">
            <w:pPr>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1">
            <w:pPr>
              <w:rPr/>
            </w:pPr>
            <w:r w:rsidDel="00000000" w:rsidR="00000000" w:rsidRPr="00000000">
              <w:rPr>
                <w:rtl w:val="0"/>
              </w:rPr>
              <w:t xml:space="preserve">When making decisions, people should always think about how their behavior will reflect on the reputation of their close ones</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2">
            <w:pPr>
              <w:rPr/>
            </w:pPr>
            <w:r w:rsidDel="00000000" w:rsidR="00000000" w:rsidRPr="00000000">
              <w:rPr>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3">
            <w:pPr>
              <w:jc w:val="cente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4">
            <w:pPr>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5">
            <w:pPr>
              <w:rPr/>
            </w:pPr>
            <w:r w:rsidDel="00000000" w:rsidR="00000000" w:rsidRPr="00000000">
              <w:rPr>
                <w:rtl w:val="0"/>
              </w:rPr>
              <w:t xml:space="preserve">People should control their behavior in front of others</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6">
            <w:pPr>
              <w:rPr/>
            </w:pPr>
            <w:r w:rsidDel="00000000" w:rsidR="00000000" w:rsidRPr="00000000">
              <w:rPr>
                <w:rtl w:val="0"/>
              </w:rPr>
              <w:t xml:space="preserve">1</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7">
            <w:pPr>
              <w:jc w:val="cente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8">
            <w:pPr>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9">
            <w:pPr>
              <w:rPr/>
            </w:pPr>
            <w:r w:rsidDel="00000000" w:rsidR="00000000" w:rsidRPr="00000000">
              <w:rPr>
                <w:rtl w:val="0"/>
              </w:rPr>
              <w:t xml:space="preserve">People should think twice before speaking to not embarrass themselves</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A">
            <w:pPr>
              <w:rPr/>
            </w:pPr>
            <w:r w:rsidDel="00000000" w:rsidR="00000000" w:rsidRPr="00000000">
              <w:rPr>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B">
            <w:pPr>
              <w:jc w:val="cente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C">
            <w:pPr>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D">
            <w:pPr>
              <w:rPr/>
            </w:pPr>
            <w:r w:rsidDel="00000000" w:rsidR="00000000" w:rsidRPr="00000000">
              <w:rPr>
                <w:rtl w:val="0"/>
              </w:rPr>
              <w:t xml:space="preserve">People should know their place in society and act according to it</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EE">
            <w:pPr>
              <w:rPr/>
            </w:pPr>
            <w:r w:rsidDel="00000000" w:rsidR="00000000" w:rsidRPr="00000000">
              <w:rPr>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F">
            <w:pPr>
              <w:jc w:val="cente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0">
            <w:pPr>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1">
            <w:pPr>
              <w:rPr/>
            </w:pPr>
            <w:r w:rsidDel="00000000" w:rsidR="00000000" w:rsidRPr="00000000">
              <w:rPr>
                <w:rtl w:val="0"/>
              </w:rPr>
              <w:t xml:space="preserve">People should avoid situations where they could be embarrassed</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2">
            <w:pPr>
              <w:rPr/>
            </w:pPr>
            <w:r w:rsidDel="00000000" w:rsidR="00000000" w:rsidRPr="00000000">
              <w:rPr>
                <w:rtl w:val="0"/>
              </w:rPr>
              <w:t xml:space="preserv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3">
            <w:pPr>
              <w:jc w:val="cente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4">
            <w:pPr>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5">
            <w:pPr>
              <w:rPr/>
            </w:pPr>
            <w:r w:rsidDel="00000000" w:rsidR="00000000" w:rsidRPr="00000000">
              <w:rPr>
                <w:rtl w:val="0"/>
              </w:rPr>
              <w:t xml:space="preserve">A person cannot respect themselves if they are not fulfilling their responsibilities</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6">
            <w:pPr>
              <w:rPr/>
            </w:pPr>
            <w:r w:rsidDel="00000000" w:rsidR="00000000" w:rsidRPr="00000000">
              <w:rPr>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7">
            <w:pPr>
              <w:jc w:val="cente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8">
            <w:pPr>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9">
            <w:pPr>
              <w:rPr/>
            </w:pPr>
            <w:r w:rsidDel="00000000" w:rsidR="00000000" w:rsidRPr="00000000">
              <w:rPr>
                <w:rtl w:val="0"/>
              </w:rPr>
              <w:t xml:space="preserve">People should be humble so as to maintain good relationships</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A">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B">
            <w:pPr>
              <w:jc w:val="cente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C">
            <w:pPr>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D">
            <w:pPr>
              <w:rPr/>
            </w:pPr>
            <w:r w:rsidDel="00000000" w:rsidR="00000000" w:rsidRPr="00000000">
              <w:rPr>
                <w:rtl w:val="0"/>
              </w:rPr>
              <w:t xml:space="preserve">People should be extremely careful not to embarrass other people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2FE">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F">
            <w:pPr>
              <w:jc w:val="cente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0">
            <w:pPr>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1">
            <w:pPr>
              <w:rPr/>
            </w:pPr>
            <w:r w:rsidDel="00000000" w:rsidR="00000000" w:rsidRPr="00000000">
              <w:rPr>
                <w:rtl w:val="0"/>
              </w:rPr>
              <w:t xml:space="preserve">People should minimize conflict in social relationships at all costs</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2">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3">
            <w:pPr>
              <w:jc w:val="cente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4">
            <w:pPr>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5">
            <w:pPr>
              <w:rPr/>
            </w:pPr>
            <w:r w:rsidDel="00000000" w:rsidR="00000000" w:rsidRPr="00000000">
              <w:rPr>
                <w:rtl w:val="0"/>
              </w:rPr>
              <w:t xml:space="preserve">It is important to maintain harmony within one’s group</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6">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7">
            <w:pPr>
              <w:jc w:val="center"/>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8">
            <w:pPr>
              <w:rPr/>
            </w:pPr>
            <w:r w:rsidDel="00000000" w:rsidR="00000000" w:rsidRPr="00000000">
              <w:rPr>
                <w:rtl w:val="0"/>
              </w:rPr>
              <w:t xml:space="preserve">F-Other</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9">
            <w:pPr>
              <w:rPr/>
            </w:pPr>
            <w:r w:rsidDel="00000000" w:rsidR="00000000" w:rsidRPr="00000000">
              <w:rPr>
                <w:rtl w:val="0"/>
              </w:rPr>
              <w:t xml:space="preserve">People should never criticize others in public</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30A">
            <w:pPr>
              <w:rPr/>
            </w:pPr>
            <w:r w:rsidDel="00000000" w:rsidR="00000000" w:rsidRPr="00000000">
              <w:rPr>
                <w:rtl w:val="0"/>
              </w:rPr>
              <w:t xml:space="preserve">1</w:t>
            </w:r>
          </w:p>
        </w:tc>
      </w:tr>
    </w:tbl>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 Adopted or adapted with minor modifications from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Yao et al., 2017, Smith et al., 2024, and Vignoles et al., 2024. 2 – adapted from Grigoryan &amp; Khachatryan, 2023. * - new items.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 for measuring personal endorsement: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read the statements below and indicate to what extent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you personally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agree with each of them.”</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 for measuring perceived norms: “Now please read the same statements, but instead of your personal opinion, indicate to what extent you think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other people in [Country]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agree with each of them.”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items were answered on a 6-point scale from 1 - “strongly disagree” to 6 - “strongly agree”.</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b w:val="1"/>
          <w:bCs w:val="1"/>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DHF questionnaire.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Tables below show the results of exploratory and confirmatory factor analysis testing the 6-factor structure of the DHF questionnaire.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Exploratory factor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we conducted an exploratory factor analysis (EFA) with oblimin rotation on both endorsement and perceived norm items.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pattern matrix with standardized item loadings for the endorsement items, and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same matrix for the norms items. Model fit indices are presented in table notes.</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S2.1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Standardized loadings of DHF endorsement items in the EFA (Pilot study 1)</w:t>
      </w:r>
    </w:p>
    <w:tbl>
      <w:tblPr>
        <w:tblStyle w:val="Table3"/>
        <w:tblW w:w="9360.0" w:type="dxa"/>
        <w:jc w:val="left"/>
        <w:tblLayout w:type="fixed"/>
        <w:tblLook w:val="0400"/>
      </w:tblPr>
      <w:tblGrid>
        <w:gridCol w:w="5423"/>
        <w:gridCol w:w="663"/>
        <w:gridCol w:w="647"/>
        <w:gridCol w:w="647"/>
        <w:gridCol w:w="666"/>
        <w:gridCol w:w="648"/>
        <w:gridCol w:w="666"/>
        <w:tblGridChange w:id="0">
          <w:tblGrid>
            <w:gridCol w:w="5423"/>
            <w:gridCol w:w="663"/>
            <w:gridCol w:w="647"/>
            <w:gridCol w:w="647"/>
            <w:gridCol w:w="666"/>
            <w:gridCol w:w="648"/>
            <w:gridCol w:w="666"/>
          </w:tblGrid>
        </w:tblGridChange>
      </w:tblGrid>
      <w:tr>
        <w:trPr>
          <w:cantSplit w:val="0"/>
          <w:trHeight w:val="290" w:hRule="atLeast"/>
          <w:tblHeader w:val="0"/>
        </w:trPr>
        <w:tc>
          <w:tcPr>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w:t>
            </w:r>
          </w:p>
        </w:tc>
        <w:tc>
          <w:tcPr>
            <w:tcBorders>
              <w:top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F2</w:t>
            </w:r>
          </w:p>
        </w:tc>
        <w:tc>
          <w:tcPr>
            <w:tcBorders>
              <w:top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w:t>
            </w:r>
          </w:p>
        </w:tc>
        <w:tc>
          <w:tcPr>
            <w:tcBorders>
              <w:top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F4</w:t>
            </w:r>
          </w:p>
        </w:tc>
        <w:tc>
          <w:tcPr>
            <w:tcBorders>
              <w:top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F5</w:t>
            </w:r>
          </w:p>
        </w:tc>
        <w:tc>
          <w:tcPr>
            <w:tcBorders>
              <w:top w:color="000000" w:space="0" w:sz="4" w:val="single"/>
              <w:bottom w:color="000000" w:space="0" w:sz="4" w:val="single"/>
            </w:tcBorders>
            <w:tcMar>
              <w:top w:w="0.0" w:type="dxa"/>
              <w:left w:w="115.0" w:type="dxa"/>
              <w:bottom w:w="0.0" w:type="dxa"/>
              <w:right w:w="115.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F6</w:t>
            </w:r>
          </w:p>
        </w:tc>
      </w:tr>
      <w:tr>
        <w:trPr>
          <w:cantSplit w:val="0"/>
          <w:trHeight w:val="290" w:hRule="atLeast"/>
          <w:tblHeader w:val="0"/>
        </w:trPr>
        <w:tc>
          <w:tcPr>
            <w:tcBorders>
              <w:top w:color="000000" w:space="0" w:sz="4" w:val="single"/>
            </w:tcBorders>
            <w:tcMar>
              <w:top w:w="0.0" w:type="dxa"/>
              <w:left w:w="115.0" w:type="dxa"/>
              <w:bottom w:w="0.0" w:type="dxa"/>
              <w:right w:w="115.0" w:type="dxa"/>
            </w:tcM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Dignity: Self</w:t>
            </w:r>
            <w:r w:rsidDel="00000000" w:rsidR="00000000" w:rsidRPr="00000000">
              <w:rPr>
                <w:rtl w:val="0"/>
              </w:rPr>
            </w:r>
          </w:p>
        </w:tc>
        <w:tc>
          <w:tcPr>
            <w:tcBorders>
              <w:top w:color="000000" w:space="0" w:sz="4" w:val="single"/>
            </w:tcBorders>
            <w:tcMar>
              <w:top w:w="0.0" w:type="dxa"/>
              <w:left w:w="115.0" w:type="dxa"/>
              <w:bottom w:w="0.0" w:type="dxa"/>
              <w:right w:w="115.0" w:type="dxa"/>
            </w:tcM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stand up for what they believe in even when others disagree</w:t>
            </w:r>
          </w:p>
        </w:tc>
        <w:tc>
          <w:tcPr>
            <w:tcMar>
              <w:top w:w="0.0" w:type="dxa"/>
              <w:left w:w="115.0" w:type="dxa"/>
              <w:bottom w:w="0.0" w:type="dxa"/>
              <w:right w:w="115.0" w:type="dxa"/>
            </w:tcMa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tcMar>
              <w:top w:w="0.0" w:type="dxa"/>
              <w:left w:w="115.0" w:type="dxa"/>
              <w:bottom w:w="0.0" w:type="dxa"/>
              <w:right w:w="115.0" w:type="dxa"/>
            </w:tcMa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much a person respects themselves is far more important than how much others respect them</w:t>
            </w:r>
          </w:p>
        </w:tc>
        <w:tc>
          <w:tcPr>
            <w:tcMar>
              <w:top w:w="0.0" w:type="dxa"/>
              <w:left w:w="115.0" w:type="dxa"/>
              <w:bottom w:w="0.0" w:type="dxa"/>
              <w:right w:w="115.0" w:type="dxa"/>
            </w:tcM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Mar>
              <w:top w:w="0.0" w:type="dxa"/>
              <w:left w:w="115.0" w:type="dxa"/>
              <w:bottom w:w="0.0" w:type="dxa"/>
              <w:right w:w="115.0" w:type="dxa"/>
            </w:tcM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true to themselves regardless of what others think</w:t>
            </w:r>
          </w:p>
        </w:tc>
        <w:tc>
          <w:tcPr>
            <w:tcMar>
              <w:top w:w="0.0" w:type="dxa"/>
              <w:left w:w="115.0" w:type="dxa"/>
              <w:bottom w:w="0.0" w:type="dxa"/>
              <w:right w:w="115.0" w:type="dxa"/>
            </w:tcM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Mar>
              <w:top w:w="0.0" w:type="dxa"/>
              <w:left w:w="115.0" w:type="dxa"/>
              <w:bottom w:w="0.0" w:type="dxa"/>
              <w:right w:w="115.0" w:type="dxa"/>
            </w:tcM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make decisions based on their own opinions and not based on what others think  </w:t>
            </w:r>
          </w:p>
        </w:tc>
        <w:tc>
          <w:tcPr>
            <w:tcMar>
              <w:top w:w="0.0" w:type="dxa"/>
              <w:left w:w="115.0" w:type="dxa"/>
              <w:bottom w:w="0.0" w:type="dxa"/>
              <w:right w:w="115.0" w:type="dxa"/>
            </w:tcMa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.77</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15.0" w:type="dxa"/>
              <w:bottom w:w="0.0" w:type="dxa"/>
              <w:right w:w="115.0" w:type="dxa"/>
            </w:tcMa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People’s opinions should be independent of what others around them think</w:t>
            </w:r>
          </w:p>
        </w:tc>
        <w:tc>
          <w:tcPr>
            <w:tcMar>
              <w:top w:w="0.0" w:type="dxa"/>
              <w:left w:w="115.0" w:type="dxa"/>
              <w:bottom w:w="0.0" w:type="dxa"/>
              <w:right w:w="115.0" w:type="dxa"/>
            </w:tcM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.68</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Mar>
              <w:top w:w="0.0" w:type="dxa"/>
              <w:left w:w="115.0" w:type="dxa"/>
              <w:bottom w:w="0.0" w:type="dxa"/>
              <w:right w:w="115.0" w:type="dxa"/>
            </w:tcM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Dignity: Other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someone’s belongings without permission</w:t>
            </w:r>
          </w:p>
        </w:tc>
        <w:tc>
          <w:tcPr>
            <w:tcMar>
              <w:top w:w="0.0" w:type="dxa"/>
              <w:left w:w="115.0" w:type="dxa"/>
              <w:bottom w:w="0.0" w:type="dxa"/>
              <w:right w:w="115.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Mar>
              <w:top w:w="0.0" w:type="dxa"/>
              <w:left w:w="115.0" w:type="dxa"/>
              <w:bottom w:w="0.0" w:type="dxa"/>
              <w:right w:w="115.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Mar>
              <w:top w:w="0.0" w:type="dxa"/>
              <w:left w:w="115.0" w:type="dxa"/>
              <w:bottom w:w="0.0" w:type="dxa"/>
              <w:right w:w="115.0" w:type="dxa"/>
            </w:tcMa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talk about others behind their back in a negative way</w:t>
            </w:r>
          </w:p>
        </w:tc>
        <w:tc>
          <w:tcPr>
            <w:tcMar>
              <w:top w:w="0.0" w:type="dxa"/>
              <w:left w:w="115.0" w:type="dxa"/>
              <w:bottom w:w="0.0" w:type="dxa"/>
              <w:right w:w="115.0" w:type="dxa"/>
            </w:tcMa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&lt;.01</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the secrets they have been trusted with</w:t>
            </w:r>
          </w:p>
        </w:tc>
        <w:tc>
          <w:tcPr>
            <w:tcMar>
              <w:top w:w="0.0" w:type="dxa"/>
              <w:left w:w="115.0" w:type="dxa"/>
              <w:bottom w:w="0.0" w:type="dxa"/>
              <w:right w:w="115.0" w:type="dxa"/>
            </w:tcM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tcMar>
              <w:top w:w="0.0" w:type="dxa"/>
              <w:left w:w="115.0" w:type="dxa"/>
              <w:bottom w:w="0.0" w:type="dxa"/>
              <w:right w:w="115.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Mar>
              <w:top w:w="0.0" w:type="dxa"/>
              <w:left w:w="115.0" w:type="dxa"/>
              <w:bottom w:w="0.0" w:type="dxa"/>
              <w:right w:w="115.0" w:type="dxa"/>
            </w:tcM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 to another person, no matter the circumstances</w:t>
            </w:r>
          </w:p>
        </w:tc>
        <w:tc>
          <w:tcPr>
            <w:tcMar>
              <w:top w:w="0.0" w:type="dxa"/>
              <w:left w:w="115.0" w:type="dxa"/>
              <w:bottom w:w="0.0" w:type="dxa"/>
              <w:right w:w="115.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Mar>
              <w:top w:w="0.0" w:type="dxa"/>
              <w:left w:w="115.0" w:type="dxa"/>
              <w:bottom w:w="0.0" w:type="dxa"/>
              <w:right w:w="115.0" w:type="dxa"/>
            </w:tcM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Mar>
              <w:top w:w="0.0" w:type="dxa"/>
              <w:left w:w="115.0" w:type="dxa"/>
              <w:bottom w:w="0.0" w:type="dxa"/>
              <w:right w:w="115.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promises that they made to another person, no matter who that person is</w:t>
            </w:r>
          </w:p>
        </w:tc>
        <w:tc>
          <w:tcPr>
            <w:tcMar>
              <w:top w:w="0.0" w:type="dxa"/>
              <w:left w:w="115.0" w:type="dxa"/>
              <w:bottom w:w="0.0" w:type="dxa"/>
              <w:right w:w="115.0" w:type="dxa"/>
            </w:tcM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Mar>
              <w:top w:w="0.0" w:type="dxa"/>
              <w:left w:w="115.0" w:type="dxa"/>
              <w:bottom w:w="0.0" w:type="dxa"/>
              <w:right w:w="115.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Mar>
              <w:top w:w="0.0" w:type="dxa"/>
              <w:left w:w="115.0" w:type="dxa"/>
              <w:bottom w:w="0.0" w:type="dxa"/>
              <w:right w:w="115.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Honor: Self</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always be ready to defend their honor</w:t>
            </w:r>
          </w:p>
        </w:tc>
        <w:tc>
          <w:tcPr>
            <w:tcMar>
              <w:top w:w="0.0" w:type="dxa"/>
              <w:left w:w="115.0" w:type="dxa"/>
              <w:bottom w:w="0.0" w:type="dxa"/>
              <w:right w:w="115.0" w:type="dxa"/>
            </w:tcM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Mar>
              <w:top w:w="0.0" w:type="dxa"/>
              <w:left w:w="115.0" w:type="dxa"/>
              <w:bottom w:w="0.0" w:type="dxa"/>
              <w:right w:w="115.0" w:type="dxa"/>
            </w:tcM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person is insulted and they don’t respond, they will look weak</w:t>
            </w:r>
          </w:p>
        </w:tc>
        <w:tc>
          <w:tcPr>
            <w:tcMar>
              <w:top w:w="0.0" w:type="dxa"/>
              <w:left w:w="115.0" w:type="dxa"/>
              <w:bottom w:w="0.0" w:type="dxa"/>
              <w:right w:w="115.0" w:type="dxa"/>
            </w:tcMa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 must show strength to be respected</w:t>
            </w:r>
          </w:p>
        </w:tc>
        <w:tc>
          <w:tcPr>
            <w:tcMar>
              <w:top w:w="0.0" w:type="dxa"/>
              <w:left w:w="115.0" w:type="dxa"/>
              <w:bottom w:w="0.0" w:type="dxa"/>
              <w:right w:w="115.0" w:type="dxa"/>
            </w:tcM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&lt;.01</w:t>
            </w:r>
          </w:p>
        </w:tc>
        <w:tc>
          <w:tcPr>
            <w:tcMar>
              <w:top w:w="0.0" w:type="dxa"/>
              <w:left w:w="115.0" w:type="dxa"/>
              <w:bottom w:w="0.0" w:type="dxa"/>
              <w:right w:w="115.0" w:type="dxa"/>
            </w:tcM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Mar>
              <w:top w:w="0.0" w:type="dxa"/>
              <w:left w:w="115.0" w:type="dxa"/>
              <w:bottom w:w="0.0" w:type="dxa"/>
              <w:right w:w="115.0" w:type="dxa"/>
            </w:tcM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Mar>
              <w:top w:w="0.0" w:type="dxa"/>
              <w:left w:w="115.0" w:type="dxa"/>
              <w:bottom w:w="0.0" w:type="dxa"/>
              <w:right w:w="115.0" w:type="dxa"/>
            </w:tcM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punish those who insult them</w:t>
            </w:r>
          </w:p>
        </w:tc>
        <w:tc>
          <w:tcPr>
            <w:tcMar>
              <w:top w:w="0.0" w:type="dxa"/>
              <w:left w:w="115.0" w:type="dxa"/>
              <w:bottom w:w="0.0" w:type="dxa"/>
              <w:right w:w="115.0" w:type="dxa"/>
            </w:tcM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&lt;.01</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not expect respect from others if they did not earn it</w:t>
            </w:r>
          </w:p>
        </w:tc>
        <w:tc>
          <w:tcPr>
            <w:tcMar>
              <w:top w:w="0.0" w:type="dxa"/>
              <w:left w:w="115.0" w:type="dxa"/>
              <w:bottom w:w="0.0" w:type="dxa"/>
              <w:right w:w="115.0" w:type="dxa"/>
            </w:tcM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Mar>
              <w:top w:w="0.0" w:type="dxa"/>
              <w:left w:w="115.0" w:type="dxa"/>
              <w:bottom w:w="0.0" w:type="dxa"/>
              <w:right w:w="115.0" w:type="dxa"/>
            </w:tcM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Honor: Other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uphold and defend their family's reputation</w:t>
            </w:r>
          </w:p>
        </w:tc>
        <w:tc>
          <w:tcPr>
            <w:tcMar>
              <w:top w:w="0.0" w:type="dxa"/>
              <w:left w:w="115.0" w:type="dxa"/>
              <w:bottom w:w="0.0" w:type="dxa"/>
              <w:right w:w="115.0" w:type="dxa"/>
            </w:tcMa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.79</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person’s friend’s reputation is questioned, they should come to their defense</w:t>
            </w:r>
          </w:p>
        </w:tc>
        <w:tc>
          <w:tcPr>
            <w:tcMar>
              <w:top w:w="0.0" w:type="dxa"/>
              <w:left w:w="115.0" w:type="dxa"/>
              <w:bottom w:w="0.0" w:type="dxa"/>
              <w:right w:w="115.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Mar>
              <w:top w:w="0.0" w:type="dxa"/>
              <w:left w:w="115.0" w:type="dxa"/>
              <w:bottom w:w="0.0" w:type="dxa"/>
              <w:right w:w="115.0" w:type="dxa"/>
            </w:tcM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 should protect the reputation of women they are related to</w:t>
            </w:r>
          </w:p>
        </w:tc>
        <w:tc>
          <w:tcPr>
            <w:tcMar>
              <w:top w:w="0.0" w:type="dxa"/>
              <w:left w:w="115.0" w:type="dxa"/>
              <w:bottom w:w="0.0" w:type="dxa"/>
              <w:right w:w="115.0" w:type="dxa"/>
            </w:tcM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.79</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concerned about damaging their families’ reputation</w:t>
            </w:r>
          </w:p>
        </w:tc>
        <w:tc>
          <w:tcPr>
            <w:tcMar>
              <w:top w:w="0.0" w:type="dxa"/>
              <w:left w:w="115.0" w:type="dxa"/>
              <w:bottom w:w="0.0" w:type="dxa"/>
              <w:right w:w="115.0" w:type="dxa"/>
            </w:tcM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Mar>
              <w:top w:w="0.0" w:type="dxa"/>
              <w:left w:w="115.0" w:type="dxa"/>
              <w:bottom w:w="0.0" w:type="dxa"/>
              <w:right w:w="115.0" w:type="dxa"/>
            </w:tcM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Mar>
              <w:top w:w="0.0" w:type="dxa"/>
              <w:left w:w="115.0" w:type="dxa"/>
              <w:bottom w:w="0.0" w:type="dxa"/>
              <w:right w:w="115.0" w:type="dxa"/>
            </w:tcMa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making decisions, people should always think about how their behavior will reflect on the reputation of their close ones</w:t>
            </w:r>
          </w:p>
        </w:tc>
        <w:tc>
          <w:tcPr>
            <w:tcMar>
              <w:top w:w="0.0" w:type="dxa"/>
              <w:left w:w="115.0" w:type="dxa"/>
              <w:bottom w:w="0.0" w:type="dxa"/>
              <w:right w:w="115.0" w:type="dxa"/>
            </w:tcM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Face: Self</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control their behavior in front of others</w:t>
            </w:r>
          </w:p>
        </w:tc>
        <w:tc>
          <w:tcPr>
            <w:tcMar>
              <w:top w:w="0.0" w:type="dxa"/>
              <w:left w:w="115.0" w:type="dxa"/>
              <w:bottom w:w="0.0" w:type="dxa"/>
              <w:right w:w="115.0" w:type="dxa"/>
            </w:tcM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Mar>
              <w:top w:w="0.0" w:type="dxa"/>
              <w:left w:w="115.0" w:type="dxa"/>
              <w:bottom w:w="0.0" w:type="dxa"/>
              <w:right w:w="115.0" w:type="dxa"/>
            </w:tcM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Mar>
              <w:top w:w="0.0" w:type="dxa"/>
              <w:left w:w="115.0" w:type="dxa"/>
              <w:bottom w:w="0.0" w:type="dxa"/>
              <w:right w:w="115.0" w:type="dxa"/>
            </w:tcMa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avoid situations where they could be embarrassed</w:t>
            </w:r>
          </w:p>
        </w:tc>
        <w:tc>
          <w:tcPr>
            <w:tcMar>
              <w:top w:w="0.0" w:type="dxa"/>
              <w:left w:w="115.0" w:type="dxa"/>
              <w:bottom w:w="0.0" w:type="dxa"/>
              <w:right w:w="115.0" w:type="dxa"/>
            </w:tcM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15.0" w:type="dxa"/>
              <w:bottom w:w="0.0" w:type="dxa"/>
              <w:right w:w="115.0" w:type="dxa"/>
            </w:tcM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15.0" w:type="dxa"/>
              <w:bottom w:w="0.0" w:type="dxa"/>
              <w:right w:w="115.0" w:type="dxa"/>
            </w:tcMa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15.0" w:type="dxa"/>
              <w:bottom w:w="0.0" w:type="dxa"/>
              <w:right w:w="115.0" w:type="dxa"/>
            </w:tcMa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 cannot respect themselves if they are not fulfilling their responsibilities</w:t>
            </w:r>
          </w:p>
        </w:tc>
        <w:tc>
          <w:tcPr>
            <w:tcMar>
              <w:top w:w="0.0" w:type="dxa"/>
              <w:left w:w="115.0" w:type="dxa"/>
              <w:bottom w:w="0.0" w:type="dxa"/>
              <w:right w:w="115.0" w:type="dxa"/>
            </w:tcMa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Mar>
              <w:top w:w="0.0" w:type="dxa"/>
              <w:left w:w="115.0" w:type="dxa"/>
              <w:bottom w:w="0.0" w:type="dxa"/>
              <w:right w:w="115.0" w:type="dxa"/>
            </w:tcMa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Mar>
              <w:top w:w="0.0" w:type="dxa"/>
              <w:left w:w="115.0" w:type="dxa"/>
              <w:bottom w:w="0.0" w:type="dxa"/>
              <w:right w:w="115.0" w:type="dxa"/>
            </w:tcMa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think twice before speaking to not embarrass themselves</w:t>
            </w:r>
          </w:p>
        </w:tc>
        <w:tc>
          <w:tcPr>
            <w:tcMar>
              <w:top w:w="0.0" w:type="dxa"/>
              <w:left w:w="115.0" w:type="dxa"/>
              <w:bottom w:w="0.0" w:type="dxa"/>
              <w:right w:w="115.0" w:type="dxa"/>
            </w:tcMa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&lt;.01</w:t>
            </w:r>
          </w:p>
        </w:tc>
        <w:tc>
          <w:tcPr>
            <w:tcMar>
              <w:top w:w="0.0" w:type="dxa"/>
              <w:left w:w="115.0" w:type="dxa"/>
              <w:bottom w:w="0.0" w:type="dxa"/>
              <w:right w:w="115.0" w:type="dxa"/>
            </w:tcM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know their place in society and act according to it</w:t>
            </w:r>
          </w:p>
        </w:tc>
        <w:tc>
          <w:tcPr>
            <w:tcMar>
              <w:top w:w="0.0" w:type="dxa"/>
              <w:left w:w="115.0" w:type="dxa"/>
              <w:bottom w:w="0.0" w:type="dxa"/>
              <w:right w:w="115.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15.0" w:type="dxa"/>
              <w:bottom w:w="0.0" w:type="dxa"/>
              <w:right w:w="115.0" w:type="dxa"/>
            </w:tcMa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Face: Other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minimize conflict in social relationships at all costs</w:t>
            </w:r>
          </w:p>
        </w:tc>
        <w:tc>
          <w:tcPr>
            <w:tcMar>
              <w:top w:w="0.0" w:type="dxa"/>
              <w:left w:w="115.0" w:type="dxa"/>
              <w:bottom w:w="0.0" w:type="dxa"/>
              <w:right w:w="115.0" w:type="dxa"/>
            </w:tcM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w:t>
            </w: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humble so as to maintain good relationships</w:t>
            </w:r>
          </w:p>
        </w:tc>
        <w:tc>
          <w:tcPr>
            <w:tcMar>
              <w:top w:w="0.0" w:type="dxa"/>
              <w:left w:w="115.0" w:type="dxa"/>
              <w:bottom w:w="0.0" w:type="dxa"/>
              <w:right w:w="115.0" w:type="dxa"/>
            </w:tcMa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15.0" w:type="dxa"/>
              <w:bottom w:w="0.0" w:type="dxa"/>
              <w:right w:w="115.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Mar>
              <w:top w:w="0.0" w:type="dxa"/>
              <w:left w:w="115.0" w:type="dxa"/>
              <w:bottom w:w="0.0" w:type="dxa"/>
              <w:right w:w="115.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never criticize others in public</w:t>
            </w:r>
          </w:p>
        </w:tc>
        <w:tc>
          <w:tcPr>
            <w:tcMar>
              <w:top w:w="0.0" w:type="dxa"/>
              <w:left w:w="115.0" w:type="dxa"/>
              <w:bottom w:w="0.0" w:type="dxa"/>
              <w:right w:w="115.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&lt;.01</w:t>
            </w:r>
          </w:p>
        </w:tc>
        <w:tc>
          <w:tcPr>
            <w:tcMar>
              <w:top w:w="0.0" w:type="dxa"/>
              <w:left w:w="115.0" w:type="dxa"/>
              <w:bottom w:w="0.0" w:type="dxa"/>
              <w:right w:w="115.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w:t>
            </w: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maintain harmony within one’s group</w:t>
            </w:r>
          </w:p>
        </w:tc>
        <w:tc>
          <w:tcPr>
            <w:tcMar>
              <w:top w:w="0.0" w:type="dxa"/>
              <w:left w:w="115.0" w:type="dxa"/>
              <w:bottom w:w="0.0" w:type="dxa"/>
              <w:right w:w="115.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Mar>
              <w:top w:w="0.0" w:type="dxa"/>
              <w:left w:w="115.0" w:type="dxa"/>
              <w:bottom w:w="0.0" w:type="dxa"/>
              <w:right w:w="115.0" w:type="dxa"/>
            </w:tcM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tcMar>
              <w:top w:w="0.0" w:type="dxa"/>
              <w:left w:w="115.0" w:type="dxa"/>
              <w:bottom w:w="0.0" w:type="dxa"/>
              <w:right w:w="115.0" w:type="dxa"/>
            </w:tcM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w:t>
            </w:r>
            <w:r w:rsidDel="00000000" w:rsidR="00000000" w:rsidRPr="00000000">
              <w:rPr>
                <w:rtl w:val="0"/>
              </w:rPr>
            </w:r>
          </w:p>
        </w:tc>
      </w:tr>
      <w:tr>
        <w:trPr>
          <w:cantSplit w:val="0"/>
          <w:trHeight w:val="290" w:hRule="atLeast"/>
          <w:tblHeader w:val="0"/>
        </w:trPr>
        <w:tc>
          <w:tcPr>
            <w:tcBorders>
              <w:bottom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extremely careful not to embarrass others</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r w:rsidDel="00000000" w:rsidR="00000000" w:rsidRPr="00000000">
              <w:rPr>
                <w:rtl w:val="0"/>
              </w:rPr>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bl>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Factor loadings &gt;.30 are in bold. Model fit: TLI = .927, RMSEA = .042 (90%CI [.03, .05])</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Standardized loadings of DHF norms items in the EFA (Pilot study 1)</w:t>
      </w:r>
    </w:p>
    <w:tbl>
      <w:tblPr>
        <w:tblStyle w:val="Table4"/>
        <w:tblW w:w="9359.999999999998" w:type="dxa"/>
        <w:jc w:val="left"/>
        <w:tblLayout w:type="fixed"/>
        <w:tblLook w:val="0400"/>
      </w:tblPr>
      <w:tblGrid>
        <w:gridCol w:w="5566"/>
        <w:gridCol w:w="633"/>
        <w:gridCol w:w="633"/>
        <w:gridCol w:w="633"/>
        <w:gridCol w:w="633"/>
        <w:gridCol w:w="633"/>
        <w:gridCol w:w="629"/>
        <w:tblGridChange w:id="0">
          <w:tblGrid>
            <w:gridCol w:w="5566"/>
            <w:gridCol w:w="633"/>
            <w:gridCol w:w="633"/>
            <w:gridCol w:w="633"/>
            <w:gridCol w:w="633"/>
            <w:gridCol w:w="633"/>
            <w:gridCol w:w="629"/>
          </w:tblGrid>
        </w:tblGridChange>
      </w:tblGrid>
      <w:tr>
        <w:trPr>
          <w:cantSplit w:val="0"/>
          <w:trHeight w:val="290" w:hRule="atLeast"/>
          <w:tblHeader w:val="0"/>
        </w:trPr>
        <w:tc>
          <w:tcPr>
            <w:tcBorders>
              <w:top w:color="000000" w:space="0" w:sz="4" w:val="single"/>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w:t>
            </w:r>
          </w:p>
        </w:tc>
        <w:tc>
          <w:tcPr>
            <w:tcBorders>
              <w:top w:color="000000" w:space="0" w:sz="4" w:val="single"/>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F2</w:t>
            </w:r>
          </w:p>
        </w:tc>
        <w:tc>
          <w:tcPr>
            <w:tcBorders>
              <w:top w:color="000000" w:space="0" w:sz="4" w:val="single"/>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w:t>
            </w:r>
          </w:p>
        </w:tc>
        <w:tc>
          <w:tcPr>
            <w:tcBorders>
              <w:top w:color="000000" w:space="0" w:sz="4" w:val="single"/>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F4</w:t>
            </w:r>
          </w:p>
        </w:tc>
        <w:tc>
          <w:tcPr>
            <w:tcBorders>
              <w:top w:color="000000" w:space="0" w:sz="4" w:val="single"/>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F5</w:t>
            </w:r>
          </w:p>
        </w:tc>
        <w:tc>
          <w:tcPr>
            <w:tcBorders>
              <w:top w:color="000000" w:space="0" w:sz="4" w:val="single"/>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F6</w:t>
            </w:r>
          </w:p>
        </w:tc>
      </w:tr>
      <w:tr>
        <w:trPr>
          <w:cantSplit w:val="0"/>
          <w:trHeight w:val="290" w:hRule="atLeast"/>
          <w:tblHeader w:val="0"/>
        </w:trPr>
        <w:tc>
          <w:tcPr>
            <w:tcBorders>
              <w:top w:color="000000" w:space="0" w:sz="4" w:val="single"/>
            </w:tcBorders>
            <w:tcMar>
              <w:top w:w="0.0" w:type="dxa"/>
              <w:left w:w="115.0" w:type="dxa"/>
              <w:bottom w:w="0.0" w:type="dxa"/>
              <w:right w:w="115.0" w:type="dxa"/>
            </w:tcMa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Dignity: Self</w:t>
            </w:r>
            <w:r w:rsidDel="00000000" w:rsidR="00000000" w:rsidRPr="00000000">
              <w:rPr>
                <w:rtl w:val="0"/>
              </w:rPr>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stand up for what they believe in even when others disagree</w:t>
            </w:r>
          </w:p>
        </w:tc>
        <w:tc>
          <w:tcPr>
            <w:tcMar>
              <w:top w:w="0.0" w:type="dxa"/>
              <w:left w:w="115.0" w:type="dxa"/>
              <w:bottom w:w="0.0" w:type="dxa"/>
              <w:right w:w="115.0" w:type="dxa"/>
            </w:tcM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much a person respects themselves is far more important than how much others respect them</w:t>
            </w:r>
          </w:p>
        </w:tc>
        <w:tc>
          <w:tcPr>
            <w:tcMar>
              <w:top w:w="0.0" w:type="dxa"/>
              <w:left w:w="115.0" w:type="dxa"/>
              <w:bottom w:w="0.0" w:type="dxa"/>
              <w:right w:w="115.0" w:type="dxa"/>
            </w:tcM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Mar>
              <w:top w:w="0.0" w:type="dxa"/>
              <w:left w:w="115.0" w:type="dxa"/>
              <w:bottom w:w="0.0" w:type="dxa"/>
              <w:right w:w="115.0" w:type="dxa"/>
            </w:tcM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true to themselves regardless of what others think</w:t>
            </w:r>
          </w:p>
        </w:tc>
        <w:tc>
          <w:tcPr>
            <w:tcMar>
              <w:top w:w="0.0" w:type="dxa"/>
              <w:left w:w="115.0" w:type="dxa"/>
              <w:bottom w:w="0.0" w:type="dxa"/>
              <w:right w:w="115.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.56</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Mar>
              <w:top w:w="0.0" w:type="dxa"/>
              <w:left w:w="115.0" w:type="dxa"/>
              <w:bottom w:w="0.0" w:type="dxa"/>
              <w:right w:w="115.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Mar>
              <w:top w:w="0.0" w:type="dxa"/>
              <w:left w:w="115.0" w:type="dxa"/>
              <w:bottom w:w="0.0" w:type="dxa"/>
              <w:right w:w="115.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Mar>
              <w:top w:w="0.0" w:type="dxa"/>
              <w:left w:w="115.0" w:type="dxa"/>
              <w:bottom w:w="0.0" w:type="dxa"/>
              <w:right w:w="115.0" w:type="dxa"/>
            </w:tcMa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make decisions based on their own opinions and not based on what others think  </w:t>
            </w:r>
          </w:p>
        </w:tc>
        <w:tc>
          <w:tcPr>
            <w:tcMar>
              <w:top w:w="0.0" w:type="dxa"/>
              <w:left w:w="115.0" w:type="dxa"/>
              <w:bottom w:w="0.0" w:type="dxa"/>
              <w:right w:w="115.0" w:type="dxa"/>
            </w:tcM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.87</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People’s opinions should be independent of what others around them think</w:t>
            </w:r>
          </w:p>
        </w:tc>
        <w:tc>
          <w:tcPr>
            <w:tcMar>
              <w:top w:w="0.0" w:type="dxa"/>
              <w:left w:w="115.0" w:type="dxa"/>
              <w:bottom w:w="0.0" w:type="dxa"/>
              <w:right w:w="115.0" w:type="dxa"/>
            </w:tcM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Dignity: Other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someone’s belongings without permission</w:t>
            </w:r>
          </w:p>
        </w:tc>
        <w:tc>
          <w:tcPr>
            <w:tcMar>
              <w:top w:w="0.0" w:type="dxa"/>
              <w:left w:w="115.0" w:type="dxa"/>
              <w:bottom w:w="0.0" w:type="dxa"/>
              <w:right w:w="115.0" w:type="dxa"/>
            </w:tcMa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Mar>
              <w:top w:w="0.0" w:type="dxa"/>
              <w:left w:w="115.0" w:type="dxa"/>
              <w:bottom w:w="0.0" w:type="dxa"/>
              <w:right w:w="115.0" w:type="dxa"/>
            </w:tcM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talk about others behind their back in a negative way</w:t>
            </w:r>
          </w:p>
        </w:tc>
        <w:tc>
          <w:tcPr>
            <w:tcMar>
              <w:top w:w="0.0" w:type="dxa"/>
              <w:left w:w="115.0" w:type="dxa"/>
              <w:bottom w:w="0.0" w:type="dxa"/>
              <w:right w:w="115.0" w:type="dxa"/>
            </w:tcM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Mar>
              <w:top w:w="0.0" w:type="dxa"/>
              <w:left w:w="115.0" w:type="dxa"/>
              <w:bottom w:w="0.0" w:type="dxa"/>
              <w:right w:w="115.0" w:type="dxa"/>
            </w:tcM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Mar>
              <w:top w:w="0.0" w:type="dxa"/>
              <w:left w:w="115.0" w:type="dxa"/>
              <w:bottom w:w="0.0" w:type="dxa"/>
              <w:right w:w="115.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w:t>
            </w: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the secrets they have been trusted with</w:t>
            </w:r>
          </w:p>
        </w:tc>
        <w:tc>
          <w:tcPr>
            <w:tcMar>
              <w:top w:w="0.0" w:type="dxa"/>
              <w:left w:w="115.0" w:type="dxa"/>
              <w:bottom w:w="0.0" w:type="dxa"/>
              <w:right w:w="115.0" w:type="dxa"/>
            </w:tcMa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Mar>
              <w:top w:w="0.0" w:type="dxa"/>
              <w:left w:w="115.0" w:type="dxa"/>
              <w:bottom w:w="0.0" w:type="dxa"/>
              <w:right w:w="115.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 to another person, no matter the circumstances</w:t>
            </w:r>
          </w:p>
        </w:tc>
        <w:tc>
          <w:tcPr>
            <w:tcMar>
              <w:top w:w="0.0" w:type="dxa"/>
              <w:left w:w="115.0" w:type="dxa"/>
              <w:bottom w:w="0.0" w:type="dxa"/>
              <w:right w:w="115.0" w:type="dxa"/>
            </w:tcM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.49</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Mar>
              <w:top w:w="0.0" w:type="dxa"/>
              <w:left w:w="115.0" w:type="dxa"/>
              <w:bottom w:w="0.0" w:type="dxa"/>
              <w:right w:w="115.0" w:type="dxa"/>
            </w:tcM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w:t>
            </w: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promises that they made to another person, no matter who that person is</w:t>
            </w:r>
          </w:p>
        </w:tc>
        <w:tc>
          <w:tcPr>
            <w:tcMar>
              <w:top w:w="0.0" w:type="dxa"/>
              <w:left w:w="115.0" w:type="dxa"/>
              <w:bottom w:w="0.0" w:type="dxa"/>
              <w:right w:w="115.0" w:type="dxa"/>
            </w:tcMa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tc>
        <w:tc>
          <w:tcPr>
            <w:tcMar>
              <w:top w:w="0.0" w:type="dxa"/>
              <w:left w:w="115.0" w:type="dxa"/>
              <w:bottom w:w="0.0" w:type="dxa"/>
              <w:right w:w="115.0" w:type="dxa"/>
            </w:tcMa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Mar>
              <w:top w:w="0.0" w:type="dxa"/>
              <w:left w:w="115.0" w:type="dxa"/>
              <w:bottom w:w="0.0" w:type="dxa"/>
              <w:right w:w="115.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Honor: Self</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always be ready to defend their honor</w:t>
            </w:r>
          </w:p>
        </w:tc>
        <w:tc>
          <w:tcPr>
            <w:tcMar>
              <w:top w:w="0.0" w:type="dxa"/>
              <w:left w:w="115.0" w:type="dxa"/>
              <w:bottom w:w="0.0" w:type="dxa"/>
              <w:right w:w="115.0" w:type="dxa"/>
            </w:tcM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tcMar>
              <w:top w:w="0.0" w:type="dxa"/>
              <w:left w:w="115.0" w:type="dxa"/>
              <w:bottom w:w="0.0" w:type="dxa"/>
              <w:right w:w="115.0" w:type="dxa"/>
            </w:tcMa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Mar>
              <w:top w:w="0.0" w:type="dxa"/>
              <w:left w:w="115.0" w:type="dxa"/>
              <w:bottom w:w="0.0" w:type="dxa"/>
              <w:right w:w="115.0" w:type="dxa"/>
            </w:tcM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person is insulted and they don’t respond, they will look weak</w:t>
            </w:r>
          </w:p>
        </w:tc>
        <w:tc>
          <w:tcPr>
            <w:tcMar>
              <w:top w:w="0.0" w:type="dxa"/>
              <w:left w:w="115.0" w:type="dxa"/>
              <w:bottom w:w="0.0" w:type="dxa"/>
              <w:right w:w="115.0" w:type="dxa"/>
            </w:tcMa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.77</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 must show strength to be respected</w:t>
            </w:r>
          </w:p>
        </w:tc>
        <w:tc>
          <w:tcPr>
            <w:tcMar>
              <w:top w:w="0.0" w:type="dxa"/>
              <w:left w:w="115.0" w:type="dxa"/>
              <w:bottom w:w="0.0" w:type="dxa"/>
              <w:right w:w="115.0" w:type="dxa"/>
            </w:tcM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Mar>
              <w:top w:w="0.0" w:type="dxa"/>
              <w:left w:w="115.0" w:type="dxa"/>
              <w:bottom w:w="0.0" w:type="dxa"/>
              <w:right w:w="115.0" w:type="dxa"/>
            </w:tcMa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tcMar>
              <w:top w:w="0.0" w:type="dxa"/>
              <w:left w:w="115.0" w:type="dxa"/>
              <w:bottom w:w="0.0" w:type="dxa"/>
              <w:right w:w="115.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punish those who insult them</w:t>
            </w:r>
          </w:p>
        </w:tc>
        <w:tc>
          <w:tcPr>
            <w:tcMar>
              <w:top w:w="0.0" w:type="dxa"/>
              <w:left w:w="115.0" w:type="dxa"/>
              <w:bottom w:w="0.0" w:type="dxa"/>
              <w:right w:w="115.0" w:type="dxa"/>
            </w:tcMa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not expect respect from others if they did not earn it</w:t>
            </w:r>
          </w:p>
        </w:tc>
        <w:tc>
          <w:tcPr>
            <w:tcMar>
              <w:top w:w="0.0" w:type="dxa"/>
              <w:left w:w="115.0" w:type="dxa"/>
              <w:bottom w:w="0.0" w:type="dxa"/>
              <w:right w:w="115.0" w:type="dxa"/>
            </w:tcMa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15.0" w:type="dxa"/>
              <w:bottom w:w="0.0" w:type="dxa"/>
              <w:right w:w="115.0" w:type="dxa"/>
            </w:tcM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tcMar>
              <w:top w:w="0.0" w:type="dxa"/>
              <w:left w:w="115.0" w:type="dxa"/>
              <w:bottom w:w="0.0" w:type="dxa"/>
              <w:right w:w="115.0" w:type="dxa"/>
            </w:tcMa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Honor: Other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uphold and defend their family's reputation</w:t>
            </w:r>
          </w:p>
        </w:tc>
        <w:tc>
          <w:tcPr>
            <w:tcMar>
              <w:top w:w="0.0" w:type="dxa"/>
              <w:left w:w="115.0" w:type="dxa"/>
              <w:bottom w:w="0.0" w:type="dxa"/>
              <w:right w:w="115.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tc>
        <w:tc>
          <w:tcPr>
            <w:tcMar>
              <w:top w:w="0.0" w:type="dxa"/>
              <w:left w:w="115.0" w:type="dxa"/>
              <w:bottom w:w="0.0" w:type="dxa"/>
              <w:right w:w="115.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Mar>
              <w:top w:w="0.0" w:type="dxa"/>
              <w:left w:w="115.0" w:type="dxa"/>
              <w:bottom w:w="0.0" w:type="dxa"/>
              <w:right w:w="115.0" w:type="dxa"/>
            </w:tcMa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person’s friend’s reputation is questioned, they should come to their defense</w:t>
            </w:r>
          </w:p>
        </w:tc>
        <w:tc>
          <w:tcPr>
            <w:tcMar>
              <w:top w:w="0.0" w:type="dxa"/>
              <w:left w:w="115.0" w:type="dxa"/>
              <w:bottom w:w="0.0" w:type="dxa"/>
              <w:right w:w="115.0" w:type="dxa"/>
            </w:tcMa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Mar>
              <w:top w:w="0.0" w:type="dxa"/>
              <w:left w:w="115.0" w:type="dxa"/>
              <w:bottom w:w="0.0" w:type="dxa"/>
              <w:right w:w="115.0" w:type="dxa"/>
            </w:tcMa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 should protect the reputation of women they are related to</w:t>
            </w:r>
          </w:p>
        </w:tc>
        <w:tc>
          <w:tcPr>
            <w:tcMar>
              <w:top w:w="0.0" w:type="dxa"/>
              <w:left w:w="115.0" w:type="dxa"/>
              <w:bottom w:w="0.0" w:type="dxa"/>
              <w:right w:w="115.0" w:type="dxa"/>
            </w:tcM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Mar>
              <w:top w:w="0.0" w:type="dxa"/>
              <w:left w:w="115.0" w:type="dxa"/>
              <w:bottom w:w="0.0" w:type="dxa"/>
              <w:right w:w="115.0" w:type="dxa"/>
            </w:tcMa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Mar>
              <w:top w:w="0.0" w:type="dxa"/>
              <w:left w:w="115.0" w:type="dxa"/>
              <w:bottom w:w="0.0" w:type="dxa"/>
              <w:right w:w="115.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concerned about damaging their families’ reputation</w:t>
            </w:r>
          </w:p>
        </w:tc>
        <w:tc>
          <w:tcPr>
            <w:tcMar>
              <w:top w:w="0.0" w:type="dxa"/>
              <w:left w:w="115.0" w:type="dxa"/>
              <w:bottom w:w="0.0" w:type="dxa"/>
              <w:right w:w="115.0" w:type="dxa"/>
            </w:tcMa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Mar>
              <w:top w:w="0.0" w:type="dxa"/>
              <w:left w:w="115.0" w:type="dxa"/>
              <w:bottom w:w="0.0" w:type="dxa"/>
              <w:right w:w="115.0" w:type="dxa"/>
            </w:tcMa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Mar>
              <w:top w:w="0.0" w:type="dxa"/>
              <w:left w:w="115.0" w:type="dxa"/>
              <w:bottom w:w="0.0" w:type="dxa"/>
              <w:right w:w="115.0" w:type="dxa"/>
            </w:tcMa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.49</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Mar>
              <w:top w:w="0.0" w:type="dxa"/>
              <w:left w:w="115.0" w:type="dxa"/>
              <w:bottom w:w="0.0" w:type="dxa"/>
              <w:right w:w="115.0" w:type="dxa"/>
            </w:tcMa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making decisions, people should always think about how their behavior will reflect on the reputation of their close ones</w:t>
            </w:r>
          </w:p>
        </w:tc>
        <w:tc>
          <w:tcPr>
            <w:tcMar>
              <w:top w:w="0.0" w:type="dxa"/>
              <w:left w:w="115.0" w:type="dxa"/>
              <w:bottom w:w="0.0" w:type="dxa"/>
              <w:right w:w="115.0" w:type="dxa"/>
            </w:tcMa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Mar>
              <w:top w:w="0.0" w:type="dxa"/>
              <w:left w:w="115.0" w:type="dxa"/>
              <w:bottom w:w="0.0" w:type="dxa"/>
              <w:right w:w="115.0" w:type="dxa"/>
            </w:tcMa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Mar>
              <w:top w:w="0.0" w:type="dxa"/>
              <w:left w:w="115.0" w:type="dxa"/>
              <w:bottom w:w="0.0" w:type="dxa"/>
              <w:right w:w="115.0" w:type="dxa"/>
            </w:tcMa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.46</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Face: Self</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control their behavior in front of others</w:t>
            </w:r>
          </w:p>
        </w:tc>
        <w:tc>
          <w:tcPr>
            <w:tcMar>
              <w:top w:w="0.0" w:type="dxa"/>
              <w:left w:w="115.0" w:type="dxa"/>
              <w:bottom w:w="0.0" w:type="dxa"/>
              <w:right w:w="115.0" w:type="dxa"/>
            </w:tcMa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avoid situations where they could be embarrassed</w:t>
            </w:r>
          </w:p>
        </w:tc>
        <w:tc>
          <w:tcPr>
            <w:tcMar>
              <w:top w:w="0.0" w:type="dxa"/>
              <w:left w:w="115.0" w:type="dxa"/>
              <w:bottom w:w="0.0" w:type="dxa"/>
              <w:right w:w="115.0" w:type="dxa"/>
            </w:tcMa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Mar>
              <w:top w:w="0.0" w:type="dxa"/>
              <w:left w:w="115.0" w:type="dxa"/>
              <w:bottom w:w="0.0" w:type="dxa"/>
              <w:right w:w="115.0" w:type="dxa"/>
            </w:tcMa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.58</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 cannot respect themselves if they are not fulfilling their responsibilities</w:t>
            </w:r>
          </w:p>
        </w:tc>
        <w:tc>
          <w:tcPr>
            <w:tcMar>
              <w:top w:w="0.0" w:type="dxa"/>
              <w:left w:w="115.0" w:type="dxa"/>
              <w:bottom w:w="0.0" w:type="dxa"/>
              <w:right w:w="115.0" w:type="dxa"/>
            </w:tcMa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Mar>
              <w:top w:w="0.0" w:type="dxa"/>
              <w:left w:w="115.0" w:type="dxa"/>
              <w:bottom w:w="0.0" w:type="dxa"/>
              <w:right w:w="115.0" w:type="dxa"/>
            </w:tcM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Mar>
              <w:top w:w="0.0" w:type="dxa"/>
              <w:left w:w="115.0" w:type="dxa"/>
              <w:bottom w:w="0.0" w:type="dxa"/>
              <w:right w:w="115.0" w:type="dxa"/>
            </w:tcMa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tcMar>
              <w:top w:w="0.0" w:type="dxa"/>
              <w:left w:w="115.0" w:type="dxa"/>
              <w:bottom w:w="0.0" w:type="dxa"/>
              <w:right w:w="115.0" w:type="dxa"/>
            </w:tcM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think twice before speaking to not embarrass themselves</w:t>
            </w:r>
          </w:p>
        </w:tc>
        <w:tc>
          <w:tcPr>
            <w:tcMar>
              <w:top w:w="0.0" w:type="dxa"/>
              <w:left w:w="115.0" w:type="dxa"/>
              <w:bottom w:w="0.0" w:type="dxa"/>
              <w:right w:w="115.0" w:type="dxa"/>
            </w:tcM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tc>
        <w:tc>
          <w:tcPr>
            <w:tcMar>
              <w:top w:w="0.0" w:type="dxa"/>
              <w:left w:w="115.0" w:type="dxa"/>
              <w:bottom w:w="0.0" w:type="dxa"/>
              <w:right w:w="115.0" w:type="dxa"/>
            </w:tcM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Mar>
              <w:top w:w="0.0" w:type="dxa"/>
              <w:left w:w="115.0" w:type="dxa"/>
              <w:bottom w:w="0.0" w:type="dxa"/>
              <w:right w:w="115.0" w:type="dxa"/>
            </w:tcMa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tc>
        <w:tc>
          <w:tcPr>
            <w:tcMar>
              <w:top w:w="0.0" w:type="dxa"/>
              <w:left w:w="115.0" w:type="dxa"/>
              <w:bottom w:w="0.0" w:type="dxa"/>
              <w:right w:w="115.0" w:type="dxa"/>
            </w:tcMa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know their place in society and act according to it</w:t>
            </w:r>
          </w:p>
        </w:tc>
        <w:tc>
          <w:tcPr>
            <w:tcMar>
              <w:top w:w="0.0" w:type="dxa"/>
              <w:left w:w="115.0" w:type="dxa"/>
              <w:bottom w:w="0.0" w:type="dxa"/>
              <w:right w:w="115.0" w:type="dxa"/>
            </w:tcM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Mar>
              <w:top w:w="0.0" w:type="dxa"/>
              <w:left w:w="115.0" w:type="dxa"/>
              <w:bottom w:w="0.0" w:type="dxa"/>
              <w:right w:w="115.0" w:type="dxa"/>
            </w:tcMa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tc>
        <w:tc>
          <w:tcPr>
            <w:tcMar>
              <w:top w:w="0.0" w:type="dxa"/>
              <w:left w:w="115.0" w:type="dxa"/>
              <w:bottom w:w="0.0" w:type="dxa"/>
              <w:right w:w="115.0" w:type="dxa"/>
            </w:tcMa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tcMar>
              <w:top w:w="0.0" w:type="dxa"/>
              <w:left w:w="115.0" w:type="dxa"/>
              <w:bottom w:w="0.0" w:type="dxa"/>
              <w:right w:w="115.0" w:type="dxa"/>
            </w:tcMa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Face: Other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minimize conflict in social relationships at all costs</w:t>
            </w:r>
          </w:p>
        </w:tc>
        <w:tc>
          <w:tcPr>
            <w:tcMar>
              <w:top w:w="0.0" w:type="dxa"/>
              <w:left w:w="115.0" w:type="dxa"/>
              <w:bottom w:w="0.0" w:type="dxa"/>
              <w:right w:w="115.0" w:type="dxa"/>
            </w:tcMa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15.0" w:type="dxa"/>
              <w:bottom w:w="0.0" w:type="dxa"/>
              <w:right w:w="115.0" w:type="dxa"/>
            </w:tcMa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Mar>
              <w:top w:w="0.0" w:type="dxa"/>
              <w:left w:w="115.0" w:type="dxa"/>
              <w:bottom w:w="0.0" w:type="dxa"/>
              <w:right w:w="115.0" w:type="dxa"/>
            </w:tcM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Mar>
              <w:top w:w="0.0" w:type="dxa"/>
              <w:left w:w="115.0" w:type="dxa"/>
              <w:bottom w:w="0.0" w:type="dxa"/>
              <w:right w:w="115.0" w:type="dxa"/>
            </w:tcM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w:t>
            </w: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humble so as to maintain good relationships</w:t>
            </w:r>
          </w:p>
        </w:tc>
        <w:tc>
          <w:tcPr>
            <w:tcMar>
              <w:top w:w="0.0" w:type="dxa"/>
              <w:left w:w="115.0" w:type="dxa"/>
              <w:bottom w:w="0.0" w:type="dxa"/>
              <w:right w:w="115.0" w:type="dxa"/>
            </w:tcMa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Mar>
              <w:top w:w="0.0" w:type="dxa"/>
              <w:left w:w="115.0" w:type="dxa"/>
              <w:bottom w:w="0.0" w:type="dxa"/>
              <w:right w:w="115.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tcMar>
              <w:top w:w="0.0" w:type="dxa"/>
              <w:left w:w="115.0" w:type="dxa"/>
              <w:bottom w:w="0.0" w:type="dxa"/>
              <w:right w:w="115.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tcMar>
              <w:top w:w="0.0" w:type="dxa"/>
              <w:left w:w="115.0" w:type="dxa"/>
              <w:bottom w:w="0.0" w:type="dxa"/>
              <w:right w:w="115.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tcMar>
              <w:top w:w="0.0" w:type="dxa"/>
              <w:left w:w="115.0" w:type="dxa"/>
              <w:bottom w:w="0.0" w:type="dxa"/>
              <w:right w:w="115.0" w:type="dxa"/>
            </w:tcMa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w:t>
            </w: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never criticize others in public</w:t>
            </w:r>
          </w:p>
        </w:tc>
        <w:tc>
          <w:tcPr>
            <w:tcMar>
              <w:top w:w="0.0" w:type="dxa"/>
              <w:left w:w="115.0" w:type="dxa"/>
              <w:bottom w:w="0.0" w:type="dxa"/>
              <w:right w:w="115.0" w:type="dxa"/>
            </w:tcMa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Mar>
              <w:top w:w="0.0" w:type="dxa"/>
              <w:left w:w="115.0" w:type="dxa"/>
              <w:bottom w:w="0.0" w:type="dxa"/>
              <w:right w:w="115.0" w:type="dxa"/>
            </w:tcM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15.0" w:type="dxa"/>
              <w:bottom w:w="0.0" w:type="dxa"/>
              <w:right w:w="115.0" w:type="dxa"/>
            </w:tcMa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w:t>
            </w:r>
            <w:r w:rsidDel="00000000" w:rsidR="00000000" w:rsidRPr="00000000">
              <w:rPr>
                <w:rtl w:val="0"/>
              </w:rPr>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maintain harmony within one’s group</w:t>
            </w:r>
          </w:p>
        </w:tc>
        <w:tc>
          <w:tcPr>
            <w:tcMar>
              <w:top w:w="0.0" w:type="dxa"/>
              <w:left w:w="115.0" w:type="dxa"/>
              <w:bottom w:w="0.0" w:type="dxa"/>
              <w:right w:w="115.0" w:type="dxa"/>
            </w:tcMa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Mar>
              <w:top w:w="0.0" w:type="dxa"/>
              <w:left w:w="115.0" w:type="dxa"/>
              <w:bottom w:w="0.0" w:type="dxa"/>
              <w:right w:w="115.0" w:type="dxa"/>
            </w:tcM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Mar>
              <w:top w:w="0.0" w:type="dxa"/>
              <w:left w:w="115.0" w:type="dxa"/>
              <w:bottom w:w="0.0" w:type="dxa"/>
              <w:right w:w="115.0" w:type="dxa"/>
            </w:tcMa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15.0" w:type="dxa"/>
              <w:bottom w:w="0.0" w:type="dxa"/>
              <w:right w:w="115.0" w:type="dxa"/>
            </w:tcMa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Mar>
              <w:top w:w="0.0" w:type="dxa"/>
              <w:left w:w="115.0" w:type="dxa"/>
              <w:bottom w:w="0.0" w:type="dxa"/>
              <w:right w:w="115.0" w:type="dxa"/>
            </w:tcMa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Mar>
              <w:top w:w="0.0" w:type="dxa"/>
              <w:left w:w="115.0" w:type="dxa"/>
              <w:bottom w:w="0.0" w:type="dxa"/>
              <w:right w:w="115.0" w:type="dxa"/>
            </w:tcMa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r w:rsidDel="00000000" w:rsidR="00000000" w:rsidRPr="00000000">
              <w:rPr>
                <w:rtl w:val="0"/>
              </w:rPr>
            </w:r>
          </w:p>
        </w:tc>
      </w:tr>
      <w:tr>
        <w:trPr>
          <w:cantSplit w:val="0"/>
          <w:trHeight w:val="290" w:hRule="atLeast"/>
          <w:tblHeader w:val="0"/>
        </w:trPr>
        <w:tc>
          <w:tcPr>
            <w:tcBorders>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extremely careful not to embarrass others</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w:t>
            </w:r>
            <w:r w:rsidDel="00000000" w:rsidR="00000000" w:rsidRPr="00000000">
              <w:rPr>
                <w:rtl w:val="0"/>
              </w:rPr>
            </w:r>
          </w:p>
        </w:tc>
        <w:tc>
          <w:tcPr>
            <w:tcBorders>
              <w:bottom w:color="000000" w:space="0" w:sz="4" w:val="single"/>
            </w:tcBorders>
            <w:tcMar>
              <w:top w:w="0.0" w:type="dxa"/>
              <w:left w:w="115.0" w:type="dxa"/>
              <w:bottom w:w="0.0" w:type="dxa"/>
              <w:right w:w="115.0" w:type="dxa"/>
            </w:tcM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r>
    </w:tbl>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Factor loadings &gt;.30 are in bold. Model fit: TLI = .896, RMSEA = .055 (90%CI [.05, .06])</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Confirmatory factor analysis: Model comparison.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initially hypothesized a six-factor model and expected it to perform better than a three-factor model, or a higher-order 3-factor model with two nested facets in each. In all models, each item significantly loaded on the respective latent construct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.001, and βs mostly &gt; .50, and always &gt; .30.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results of model comparison for the endorsement items and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norms items. In both cases, in addition to showing worse fit to the data based on fit indices, Model 3 also produced negative variances (for Dignity_other in both endorsement and norms, and for Honor_other in norms). Overall, the six-factor model performs best both for endorsement and perceived norms items.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S3.1.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comparison for the endorsement items.</w:t>
      </w:r>
    </w:p>
    <w:tbl>
      <w:tblPr>
        <w:tblStyle w:val="Table5"/>
        <w:tblW w:w="5862.0" w:type="dxa"/>
        <w:jc w:val="left"/>
        <w:tblLayout w:type="fixed"/>
        <w:tblLook w:val="0400"/>
      </w:tblPr>
      <w:tblGrid>
        <w:gridCol w:w="1079"/>
        <w:gridCol w:w="1170"/>
        <w:gridCol w:w="1290"/>
        <w:gridCol w:w="2323"/>
        <w:tblGridChange w:id="0">
          <w:tblGrid>
            <w:gridCol w:w="1079"/>
            <w:gridCol w:w="1170"/>
            <w:gridCol w:w="1290"/>
            <w:gridCol w:w="2323"/>
          </w:tblGrid>
        </w:tblGridChange>
      </w:tblGrid>
      <w:tr>
        <w:trPr>
          <w:cantSplit w:val="0"/>
          <w:tblHeader w:val="0"/>
        </w:trPr>
        <w:tc>
          <w:tcPr>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1</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factors</w:t>
            </w:r>
          </w:p>
        </w:tc>
        <w:tc>
          <w:tcPr>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2</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factors</w:t>
            </w:r>
          </w:p>
        </w:tc>
        <w:tc>
          <w:tcPr>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3</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higher-order factors</w:t>
            </w:r>
          </w:p>
        </w:tc>
      </w:tr>
      <w:tr>
        <w:trPr>
          <w:cantSplit w:val="0"/>
          <w:tblHeader w:val="0"/>
        </w:trPr>
        <w:tc>
          <w:tcPr>
            <w:tcBorders>
              <w:top w:color="000000" w:space="0" w:sz="4" w:val="single"/>
            </w:tcBorders>
            <w:tcMar>
              <w:top w:w="57.0" w:type="dxa"/>
              <w:left w:w="115.0" w:type="dxa"/>
              <w:bottom w:w="57.0" w:type="dxa"/>
              <w:right w:w="115.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w:t>
            </w:r>
          </w:p>
        </w:tc>
        <w:tc>
          <w:tcPr>
            <w:tcBorders>
              <w:top w:color="000000" w:space="0" w:sz="4" w:val="single"/>
            </w:tcBorders>
            <w:tcMar>
              <w:top w:w="57.0" w:type="dxa"/>
              <w:left w:w="115.0" w:type="dxa"/>
              <w:bottom w:w="57.0" w:type="dxa"/>
              <w:right w:w="115.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965 (390)</w:t>
            </w:r>
          </w:p>
        </w:tc>
        <w:tc>
          <w:tcPr>
            <w:tcBorders>
              <w:top w:color="000000" w:space="0" w:sz="4" w:val="single"/>
            </w:tcBorders>
            <w:tcMar>
              <w:top w:w="57.0" w:type="dxa"/>
              <w:left w:w="115.0" w:type="dxa"/>
              <w:bottom w:w="57.0" w:type="dxa"/>
              <w:right w:w="115.0" w:type="dxa"/>
            </w:tcM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1196 (402)</w:t>
            </w:r>
          </w:p>
        </w:tc>
        <w:tc>
          <w:tcPr>
            <w:tcBorders>
              <w:top w:color="000000" w:space="0" w:sz="4" w:val="single"/>
            </w:tcBorders>
            <w:tcMar>
              <w:top w:w="57.0" w:type="dxa"/>
              <w:left w:w="115.0" w:type="dxa"/>
              <w:bottom w:w="57.0" w:type="dxa"/>
              <w:right w:w="115.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1015 (397)</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BIC</w:t>
            </w:r>
          </w:p>
        </w:tc>
        <w:tc>
          <w:tcPr>
            <w:tcMar>
              <w:top w:w="57.0" w:type="dxa"/>
              <w:left w:w="115.0" w:type="dxa"/>
              <w:bottom w:w="57.0" w:type="dxa"/>
              <w:right w:w="115.0" w:type="dxa"/>
            </w:tcMa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24607</w:t>
            </w:r>
          </w:p>
        </w:tc>
        <w:tc>
          <w:tcPr>
            <w:tcMar>
              <w:top w:w="57.0" w:type="dxa"/>
              <w:left w:w="115.0" w:type="dxa"/>
              <w:bottom w:w="57.0" w:type="dxa"/>
              <w:right w:w="115.0" w:type="dxa"/>
            </w:tcMa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25047</w:t>
            </w:r>
          </w:p>
        </w:tc>
        <w:tc>
          <w:tcPr>
            <w:tcMar>
              <w:top w:w="57.0" w:type="dxa"/>
              <w:left w:w="115.0" w:type="dxa"/>
              <w:bottom w:w="57.0" w:type="dxa"/>
              <w:right w:w="115.0" w:type="dxa"/>
            </w:tcMa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24894</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AIC</w:t>
            </w:r>
          </w:p>
        </w:tc>
        <w:tc>
          <w:tcPr>
            <w:tcMar>
              <w:top w:w="57.0" w:type="dxa"/>
              <w:left w:w="115.0" w:type="dxa"/>
              <w:bottom w:w="57.0" w:type="dxa"/>
              <w:right w:w="115.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24607</w:t>
            </w:r>
          </w:p>
        </w:tc>
        <w:tc>
          <w:tcPr>
            <w:tcMar>
              <w:top w:w="57.0" w:type="dxa"/>
              <w:left w:w="115.0" w:type="dxa"/>
              <w:bottom w:w="57.0" w:type="dxa"/>
              <w:right w:w="115.0" w:type="dxa"/>
            </w:tcM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24813</w:t>
            </w:r>
          </w:p>
        </w:tc>
        <w:tc>
          <w:tcPr>
            <w:tcMar>
              <w:top w:w="57.0" w:type="dxa"/>
              <w:left w:w="115.0" w:type="dxa"/>
              <w:bottom w:w="57.0" w:type="dxa"/>
              <w:right w:w="115.0" w:type="dxa"/>
            </w:tcMa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24642</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tcMar>
              <w:top w:w="57.0" w:type="dxa"/>
              <w:left w:w="115.0" w:type="dxa"/>
              <w:bottom w:w="57.0" w:type="dxa"/>
              <w:right w:w="115.0" w:type="dxa"/>
            </w:tcMa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.833</w:t>
            </w:r>
          </w:p>
        </w:tc>
        <w:tc>
          <w:tcPr>
            <w:tcMar>
              <w:top w:w="57.0" w:type="dxa"/>
              <w:left w:w="115.0" w:type="dxa"/>
              <w:bottom w:w="57.0" w:type="dxa"/>
              <w:right w:w="115.0" w:type="dxa"/>
            </w:tcMa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.769</w:t>
            </w:r>
          </w:p>
        </w:tc>
        <w:tc>
          <w:tcPr>
            <w:tcMar>
              <w:top w:w="57.0" w:type="dxa"/>
              <w:left w:w="115.0" w:type="dxa"/>
              <w:bottom w:w="57.0" w:type="dxa"/>
              <w:right w:w="115.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.820</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tcMar>
              <w:top w:w="57.0" w:type="dxa"/>
              <w:left w:w="115.0" w:type="dxa"/>
              <w:bottom w:w="57.0" w:type="dxa"/>
              <w:right w:w="115.0" w:type="dxa"/>
            </w:tcM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.813</w:t>
            </w:r>
          </w:p>
        </w:tc>
        <w:tc>
          <w:tcPr>
            <w:tcMar>
              <w:top w:w="57.0" w:type="dxa"/>
              <w:left w:w="115.0" w:type="dxa"/>
              <w:bottom w:w="57.0" w:type="dxa"/>
              <w:right w:w="115.0" w:type="dxa"/>
            </w:tcMa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.750</w:t>
            </w:r>
          </w:p>
        </w:tc>
        <w:tc>
          <w:tcPr>
            <w:tcMar>
              <w:top w:w="57.0" w:type="dxa"/>
              <w:left w:w="115.0" w:type="dxa"/>
              <w:bottom w:w="57.0" w:type="dxa"/>
              <w:right w:w="115.0" w:type="dxa"/>
            </w:tcMa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.803</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tcMar>
              <w:top w:w="57.0" w:type="dxa"/>
              <w:left w:w="115.0" w:type="dxa"/>
              <w:bottom w:w="57.0" w:type="dxa"/>
              <w:right w:w="115.0" w:type="dxa"/>
            </w:tcMa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.070</w:t>
            </w:r>
          </w:p>
        </w:tc>
        <w:tc>
          <w:tcPr>
            <w:tcMar>
              <w:top w:w="57.0" w:type="dxa"/>
              <w:left w:w="115.0" w:type="dxa"/>
              <w:bottom w:w="57.0" w:type="dxa"/>
              <w:right w:w="115.0" w:type="dxa"/>
            </w:tcMa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.081</w:t>
            </w:r>
          </w:p>
        </w:tc>
        <w:tc>
          <w:tcPr>
            <w:tcMar>
              <w:top w:w="57.0" w:type="dxa"/>
              <w:left w:w="115.0" w:type="dxa"/>
              <w:bottom w:w="57.0" w:type="dxa"/>
              <w:right w:w="115.0" w:type="dxa"/>
            </w:tcMa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.072</w:t>
            </w:r>
          </w:p>
        </w:tc>
      </w:tr>
      <w:tr>
        <w:trPr>
          <w:cantSplit w:val="0"/>
          <w:tblHeader w:val="0"/>
        </w:trPr>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.075</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.079</w:t>
            </w:r>
          </w:p>
        </w:tc>
      </w:tr>
    </w:tbl>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S3.2.</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comparison for the norms items.</w:t>
      </w:r>
    </w:p>
    <w:tbl>
      <w:tblPr>
        <w:tblStyle w:val="Table6"/>
        <w:tblW w:w="6048.0" w:type="dxa"/>
        <w:jc w:val="left"/>
        <w:tblLayout w:type="fixed"/>
        <w:tblLook w:val="0400"/>
      </w:tblPr>
      <w:tblGrid>
        <w:gridCol w:w="1079"/>
        <w:gridCol w:w="1312"/>
        <w:gridCol w:w="1312"/>
        <w:gridCol w:w="2345"/>
        <w:tblGridChange w:id="0">
          <w:tblGrid>
            <w:gridCol w:w="1079"/>
            <w:gridCol w:w="1312"/>
            <w:gridCol w:w="1312"/>
            <w:gridCol w:w="2345"/>
          </w:tblGrid>
        </w:tblGridChange>
      </w:tblGrid>
      <w:tr>
        <w:trPr>
          <w:cantSplit w:val="0"/>
          <w:tblHeader w:val="0"/>
        </w:trPr>
        <w:tc>
          <w:tcPr>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1</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factors</w:t>
            </w:r>
          </w:p>
        </w:tc>
        <w:tc>
          <w:tcPr>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2</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factors</w:t>
            </w:r>
          </w:p>
        </w:tc>
        <w:tc>
          <w:tcPr>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3</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higher-order factors</w:t>
            </w:r>
          </w:p>
        </w:tc>
      </w:tr>
      <w:tr>
        <w:trPr>
          <w:cantSplit w:val="0"/>
          <w:tblHeader w:val="0"/>
        </w:trPr>
        <w:tc>
          <w:tcPr>
            <w:tcBorders>
              <w:top w:color="000000" w:space="0" w:sz="4" w:val="single"/>
            </w:tcBorders>
            <w:tcMar>
              <w:top w:w="57.0" w:type="dxa"/>
              <w:left w:w="115.0" w:type="dxa"/>
              <w:bottom w:w="57.0" w:type="dxa"/>
              <w:right w:w="115.0" w:type="dxa"/>
            </w:tcMa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w:t>
            </w:r>
          </w:p>
        </w:tc>
        <w:tc>
          <w:tcPr>
            <w:tcBorders>
              <w:top w:color="000000" w:space="0" w:sz="4" w:val="single"/>
            </w:tcBorders>
            <w:tcMar>
              <w:top w:w="57.0" w:type="dxa"/>
              <w:left w:w="115.0" w:type="dxa"/>
              <w:bottom w:w="57.0" w:type="dxa"/>
              <w:right w:w="115.0" w:type="dxa"/>
            </w:tcMa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1235 (390)</w:t>
            </w:r>
          </w:p>
        </w:tc>
        <w:tc>
          <w:tcPr>
            <w:tcBorders>
              <w:top w:color="000000" w:space="0" w:sz="4" w:val="single"/>
            </w:tcBorders>
            <w:tcMar>
              <w:top w:w="57.0" w:type="dxa"/>
              <w:left w:w="115.0" w:type="dxa"/>
              <w:bottom w:w="57.0" w:type="dxa"/>
              <w:right w:w="115.0" w:type="dxa"/>
            </w:tcMa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1821 (402)</w:t>
            </w:r>
          </w:p>
        </w:tc>
        <w:tc>
          <w:tcPr>
            <w:tcBorders>
              <w:top w:color="000000" w:space="0" w:sz="4" w:val="single"/>
            </w:tcBorders>
            <w:tcMar>
              <w:top w:w="57.0" w:type="dxa"/>
              <w:left w:w="115.0" w:type="dxa"/>
              <w:bottom w:w="57.0" w:type="dxa"/>
              <w:right w:w="115.0" w:type="dxa"/>
            </w:tcMa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1320 (396)</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BIC</w:t>
            </w:r>
          </w:p>
        </w:tc>
        <w:tc>
          <w:tcPr>
            <w:tcMar>
              <w:top w:w="57.0" w:type="dxa"/>
              <w:left w:w="115.0" w:type="dxa"/>
              <w:bottom w:w="57.0" w:type="dxa"/>
              <w:right w:w="115.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25832</w:t>
            </w:r>
          </w:p>
        </w:tc>
        <w:tc>
          <w:tcPr>
            <w:tcMar>
              <w:top w:w="57.0" w:type="dxa"/>
              <w:left w:w="115.0" w:type="dxa"/>
              <w:bottom w:w="57.0" w:type="dxa"/>
              <w:right w:w="115.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26350</w:t>
            </w:r>
          </w:p>
        </w:tc>
        <w:tc>
          <w:tcPr>
            <w:tcMar>
              <w:top w:w="57.0" w:type="dxa"/>
              <w:left w:w="115.0" w:type="dxa"/>
              <w:bottom w:w="57.0" w:type="dxa"/>
              <w:right w:w="115.0" w:type="dxa"/>
            </w:tcMa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25883</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AIC</w:t>
            </w:r>
          </w:p>
        </w:tc>
        <w:tc>
          <w:tcPr>
            <w:tcMar>
              <w:top w:w="57.0" w:type="dxa"/>
              <w:left w:w="115.0" w:type="dxa"/>
              <w:bottom w:w="57.0" w:type="dxa"/>
              <w:right w:w="115.0" w:type="dxa"/>
            </w:tcMa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25554</w:t>
            </w:r>
          </w:p>
        </w:tc>
        <w:tc>
          <w:tcPr>
            <w:tcMar>
              <w:top w:w="57.0" w:type="dxa"/>
              <w:left w:w="115.0" w:type="dxa"/>
              <w:bottom w:w="57.0" w:type="dxa"/>
              <w:right w:w="115.0" w:type="dxa"/>
            </w:tcMa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26116</w:t>
            </w:r>
          </w:p>
        </w:tc>
        <w:tc>
          <w:tcPr>
            <w:tcMar>
              <w:top w:w="57.0" w:type="dxa"/>
              <w:left w:w="115.0" w:type="dxa"/>
              <w:bottom w:w="57.0" w:type="dxa"/>
              <w:right w:w="115.0" w:type="dxa"/>
            </w:tcM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25627</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tcMar>
              <w:top w:w="57.0" w:type="dxa"/>
              <w:left w:w="115.0" w:type="dxa"/>
              <w:bottom w:w="57.0" w:type="dxa"/>
              <w:right w:w="115.0" w:type="dxa"/>
            </w:tcMa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.790</w:t>
            </w:r>
          </w:p>
        </w:tc>
        <w:tc>
          <w:tcPr>
            <w:tcMar>
              <w:top w:w="57.0" w:type="dxa"/>
              <w:left w:w="115.0" w:type="dxa"/>
              <w:bottom w:w="57.0" w:type="dxa"/>
              <w:right w:w="115.0" w:type="dxa"/>
            </w:tcMa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.647</w:t>
            </w:r>
          </w:p>
        </w:tc>
        <w:tc>
          <w:tcPr>
            <w:tcMar>
              <w:top w:w="57.0" w:type="dxa"/>
              <w:left w:w="115.0" w:type="dxa"/>
              <w:bottom w:w="57.0" w:type="dxa"/>
              <w:right w:w="115.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.770</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tcMar>
              <w:top w:w="57.0" w:type="dxa"/>
              <w:left w:w="115.0" w:type="dxa"/>
              <w:bottom w:w="57.0" w:type="dxa"/>
              <w:right w:w="115.0" w:type="dxa"/>
            </w:tcMa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.765</w:t>
            </w:r>
          </w:p>
        </w:tc>
        <w:tc>
          <w:tcPr>
            <w:tcMar>
              <w:top w:w="57.0" w:type="dxa"/>
              <w:left w:w="115.0" w:type="dxa"/>
              <w:bottom w:w="57.0" w:type="dxa"/>
              <w:right w:w="115.0" w:type="dxa"/>
            </w:tcMa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.618</w:t>
            </w:r>
          </w:p>
        </w:tc>
        <w:tc>
          <w:tcPr>
            <w:tcMar>
              <w:top w:w="57.0" w:type="dxa"/>
              <w:left w:w="115.0" w:type="dxa"/>
              <w:bottom w:w="57.0" w:type="dxa"/>
              <w:right w:w="115.0" w:type="dxa"/>
            </w:tcMa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.747</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tcMar>
              <w:top w:w="57.0" w:type="dxa"/>
              <w:left w:w="115.0" w:type="dxa"/>
              <w:bottom w:w="57.0" w:type="dxa"/>
              <w:right w:w="115.0" w:type="dxa"/>
            </w:tcMa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w:t>
            </w:r>
          </w:p>
        </w:tc>
        <w:tc>
          <w:tcPr>
            <w:tcMar>
              <w:top w:w="57.0" w:type="dxa"/>
              <w:left w:w="115.0" w:type="dxa"/>
              <w:bottom w:w="57.0" w:type="dxa"/>
              <w:right w:w="115.0" w:type="dxa"/>
            </w:tcMa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w:t>
            </w:r>
          </w:p>
        </w:tc>
        <w:tc>
          <w:tcPr>
            <w:tcMar>
              <w:top w:w="57.0" w:type="dxa"/>
              <w:left w:w="115.0" w:type="dxa"/>
              <w:bottom w:w="57.0" w:type="dxa"/>
              <w:right w:w="115.0" w:type="dxa"/>
            </w:tcMa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w:t>
            </w:r>
          </w:p>
        </w:tc>
      </w:tr>
      <w:tr>
        <w:trPr>
          <w:cantSplit w:val="0"/>
          <w:tblHeader w:val="0"/>
        </w:trPr>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r>
    </w:tbl>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calculated the mean dignity, honor, and face scores based on the items that did not show significant cross-loadings in the EFA. The dignity-self and dignity-other means are based on all five items, honor-self is based on three items (excluding items 1 and 5), honor-other is based on 4 items (excluding item 5), face-self is based on three items (excluding items 3 and 5), and face-other is based on 4 items (excluding item 5). The 6-factor CFA models based on this specification showed better fit to the data (endorsement: CFI = .891, RMSEA = .061, SRMR = .067; norms: CFI = .878, RMSEA = .071, SRMR = .075).</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measures of personal endorsement and perceived norms showed only modest correlations (.02 &lt;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.46,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mean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.29), further supporting the need to differentiate the two. The measure of perceived norms captured group differences better than that of personal endorsement: for example, we found expected differences in honor between Texas and New York when asking about norms (Texas scored higher on both honor facets, self: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(1,291) = 7.92,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.005 and other: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(1,291) = 15.83,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001), but not when asking about personal endorsement (self: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(1,291) = 2.47,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.117, other: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(1,291) = .002,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.965).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Prosocial 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adapted version of the dictator game where we asked participants to distribute 10 monetary units between themselves and another person they did not know, participants gave away about 40% of their endowment, which is higher but comparable to the average of about 30% given in incentivized games (Engel, 2011). The results of the regression model predicting prosociality from the six facets of DHF are presented in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all effects were significant, but the effect sizes for all three other-concern facets were positive (.19 &lt;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.32) and the effect sizes for all three self-concern facets were negative (-.13 &lt;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-.61).</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Predicting prosocial behavior from the DHF facets (Pilot study 1)</w:t>
      </w:r>
    </w:p>
    <w:tbl>
      <w:tblPr>
        <w:tblStyle w:val="Table7"/>
        <w:tblW w:w="6573.000000000001" w:type="dxa"/>
        <w:jc w:val="left"/>
        <w:tblLayout w:type="fixed"/>
        <w:tblLook w:val="0400"/>
      </w:tblPr>
      <w:tblGrid>
        <w:gridCol w:w="1659"/>
        <w:gridCol w:w="752"/>
        <w:gridCol w:w="673"/>
        <w:gridCol w:w="799"/>
        <w:gridCol w:w="799"/>
        <w:gridCol w:w="919"/>
        <w:gridCol w:w="972"/>
        <w:tblGridChange w:id="0">
          <w:tblGrid>
            <w:gridCol w:w="1659"/>
            <w:gridCol w:w="752"/>
            <w:gridCol w:w="673"/>
            <w:gridCol w:w="799"/>
            <w:gridCol w:w="799"/>
            <w:gridCol w:w="919"/>
            <w:gridCol w:w="972"/>
          </w:tblGrid>
        </w:tblGridChange>
      </w:tblGrid>
      <w:tr>
        <w:trPr>
          <w:cantSplit w:val="0"/>
          <w:trHeight w:val="290" w:hRule="atLeast"/>
          <w:tblHeader w:val="0"/>
        </w:trPr>
        <w:tc>
          <w:tcPr>
            <w:tcBorders>
              <w:top w:color="000000" w:space="0" w:sz="4" w:val="single"/>
            </w:tcBorders>
            <w:tcMar>
              <w:top w:w="0.0" w:type="dxa"/>
              <w:left w:w="115.0" w:type="dxa"/>
              <w:bottom w:w="0.0" w:type="dxa"/>
              <w:right w:w="115.0" w:type="dxa"/>
            </w:tcMa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tl w:val="0"/>
              </w:rPr>
            </w:r>
          </w:p>
        </w:tc>
        <w:tc>
          <w:tcPr>
            <w:vMerge w:val="restart"/>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w:t>
            </w:r>
            <w:r w:rsidDel="00000000" w:rsidR="00000000" w:rsidRPr="00000000">
              <w:rPr>
                <w:rtl w:val="0"/>
              </w:rPr>
            </w:r>
          </w:p>
        </w:tc>
        <w:tc>
          <w:tcPr>
            <w:gridSpan w:val="2"/>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CI</w:t>
            </w:r>
          </w:p>
        </w:tc>
        <w:tc>
          <w:tcPr>
            <w:vMerge w:val="restart"/>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w:t>
            </w:r>
          </w:p>
        </w:tc>
        <w:tc>
          <w:tcPr>
            <w:vMerge w:val="restart"/>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w:t>
            </w:r>
          </w:p>
        </w:tc>
      </w:tr>
      <w:tr>
        <w:trPr>
          <w:cantSplit w:val="0"/>
          <w:trHeight w:val="290" w:hRule="atLeast"/>
          <w:tblHeader w:val="0"/>
        </w:trPr>
        <w:tc>
          <w:tcPr>
            <w:tcBorders>
              <w:bottom w:color="000000" w:space="0" w:sz="4" w:val="single"/>
            </w:tcBorders>
            <w:tcMar>
              <w:top w:w="0.0" w:type="dxa"/>
              <w:left w:w="115.0" w:type="dxa"/>
              <w:bottom w:w="0.0" w:type="dxa"/>
              <w:right w:w="115.0" w:type="dxa"/>
            </w:tcMa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lower</w:t>
            </w:r>
          </w:p>
        </w:tc>
        <w:tc>
          <w:tcPr>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upper</w:t>
            </w:r>
          </w:p>
        </w:tc>
        <w:tc>
          <w:tcPr>
            <w:vMerge w:val="continue"/>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 w:hRule="atLeast"/>
          <w:tblHeader w:val="0"/>
        </w:trPr>
        <w:tc>
          <w:tcPr>
            <w:tcBorders>
              <w:top w:color="000000" w:space="0" w:sz="4" w:val="single"/>
            </w:tcBorders>
            <w:tcMar>
              <w:top w:w="0.0" w:type="dxa"/>
              <w:left w:w="115.0" w:type="dxa"/>
              <w:bottom w:w="0.0" w:type="dxa"/>
              <w:right w:w="115.0" w:type="dxa"/>
            </w:tcMar>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(Intercept)</w:t>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w:t>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w:t>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w:t>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7.04</w:t>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5.19</w:t>
            </w:r>
          </w:p>
        </w:tc>
        <w:tc>
          <w:tcPr>
            <w:tcBorders>
              <w:top w:color="000000" w:space="0" w:sz="4" w:val="single"/>
            </w:tcBorders>
            <w:tcMar>
              <w:top w:w="0.0" w:type="dxa"/>
              <w:left w:w="115.0" w:type="dxa"/>
              <w:bottom w:w="0.0" w:type="dxa"/>
              <w:right w:w="115.0" w:type="dxa"/>
            </w:tcMar>
            <w:vAlign w:val="bottom"/>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&lt;.001</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Dignity: Self</w:t>
            </w:r>
          </w:p>
        </w:tc>
        <w:tc>
          <w:tcPr>
            <w:tcMar>
              <w:top w:w="0.0" w:type="dxa"/>
              <w:left w:w="115.0" w:type="dxa"/>
              <w:bottom w:w="0.0" w:type="dxa"/>
              <w:right w:w="115.0" w:type="dxa"/>
            </w:tcMar>
            <w:vAlign w:val="bottom"/>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-0.61</w:t>
            </w:r>
          </w:p>
        </w:tc>
        <w:tc>
          <w:tcPr>
            <w:tcMar>
              <w:top w:w="0.0" w:type="dxa"/>
              <w:left w:w="115.0" w:type="dxa"/>
              <w:bottom w:w="0.0" w:type="dxa"/>
              <w:right w:w="115.0" w:type="dxa"/>
            </w:tcMar>
            <w:vAlign w:val="bottom"/>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0.18</w:t>
            </w:r>
          </w:p>
        </w:tc>
        <w:tc>
          <w:tcPr>
            <w:tcMar>
              <w:top w:w="0.0" w:type="dxa"/>
              <w:left w:w="115.0" w:type="dxa"/>
              <w:bottom w:w="0.0" w:type="dxa"/>
              <w:right w:w="115.0" w:type="dxa"/>
            </w:tcMar>
            <w:vAlign w:val="bottom"/>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w:t>
            </w:r>
          </w:p>
        </w:tc>
        <w:tc>
          <w:tcPr>
            <w:tcMar>
              <w:top w:w="0.0" w:type="dxa"/>
              <w:left w:w="115.0" w:type="dxa"/>
              <w:bottom w:w="0.0" w:type="dxa"/>
              <w:right w:w="115.0" w:type="dxa"/>
            </w:tcMar>
            <w:vAlign w:val="bottom"/>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-0.26</w:t>
            </w:r>
          </w:p>
        </w:tc>
        <w:tc>
          <w:tcPr>
            <w:tcMar>
              <w:top w:w="0.0" w:type="dxa"/>
              <w:left w:w="115.0" w:type="dxa"/>
              <w:bottom w:w="0.0" w:type="dxa"/>
              <w:right w:w="115.0" w:type="dxa"/>
            </w:tcMar>
            <w:vAlign w:val="bottom"/>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-3.39</w:t>
            </w:r>
          </w:p>
        </w:tc>
        <w:tc>
          <w:tcPr>
            <w:tcMar>
              <w:top w:w="0.0" w:type="dxa"/>
              <w:left w:w="115.0" w:type="dxa"/>
              <w:bottom w:w="0.0" w:type="dxa"/>
              <w:right w:w="115.0" w:type="dxa"/>
            </w:tcMar>
            <w:vAlign w:val="bottom"/>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&lt;.001</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Dignity: Other</w:t>
            </w:r>
          </w:p>
        </w:tc>
        <w:tc>
          <w:tcPr>
            <w:tcMar>
              <w:top w:w="0.0" w:type="dxa"/>
              <w:left w:w="115.0" w:type="dxa"/>
              <w:bottom w:w="0.0" w:type="dxa"/>
              <w:right w:w="115.0" w:type="dxa"/>
            </w:tcMar>
            <w:vAlign w:val="bottom"/>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0.31</w:t>
            </w:r>
          </w:p>
        </w:tc>
        <w:tc>
          <w:tcPr>
            <w:tcMar>
              <w:top w:w="0.0" w:type="dxa"/>
              <w:left w:w="115.0" w:type="dxa"/>
              <w:bottom w:w="0.0" w:type="dxa"/>
              <w:right w:w="115.0" w:type="dxa"/>
            </w:tcMar>
            <w:vAlign w:val="bottom"/>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w:t>
            </w:r>
          </w:p>
        </w:tc>
        <w:tc>
          <w:tcPr>
            <w:tcMar>
              <w:top w:w="0.0" w:type="dxa"/>
              <w:left w:w="115.0" w:type="dxa"/>
              <w:bottom w:w="0.0" w:type="dxa"/>
              <w:right w:w="115.0" w:type="dxa"/>
            </w:tcMar>
            <w:vAlign w:val="bottom"/>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w:t>
            </w:r>
          </w:p>
        </w:tc>
        <w:tc>
          <w:tcPr>
            <w:tcMar>
              <w:top w:w="0.0" w:type="dxa"/>
              <w:left w:w="115.0" w:type="dxa"/>
              <w:bottom w:w="0.0" w:type="dxa"/>
              <w:right w:w="115.0" w:type="dxa"/>
            </w:tcMar>
            <w:vAlign w:val="bottom"/>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0.64</w:t>
            </w:r>
          </w:p>
        </w:tc>
        <w:tc>
          <w:tcPr>
            <w:tcMar>
              <w:top w:w="0.0" w:type="dxa"/>
              <w:left w:w="115.0" w:type="dxa"/>
              <w:bottom w:w="0.0" w:type="dxa"/>
              <w:right w:w="115.0" w:type="dxa"/>
            </w:tcMar>
            <w:vAlign w:val="bottom"/>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w:t>
            </w:r>
          </w:p>
        </w:tc>
        <w:tc>
          <w:tcPr>
            <w:tcMar>
              <w:top w:w="0.0" w:type="dxa"/>
              <w:left w:w="115.0" w:type="dxa"/>
              <w:bottom w:w="0.0" w:type="dxa"/>
              <w:right w:w="115.0" w:type="dxa"/>
            </w:tcMar>
            <w:vAlign w:val="bottom"/>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 Self</w:t>
            </w:r>
          </w:p>
        </w:tc>
        <w:tc>
          <w:tcPr>
            <w:tcMar>
              <w:top w:w="0.0" w:type="dxa"/>
              <w:left w:w="115.0" w:type="dxa"/>
              <w:bottom w:w="0.0" w:type="dxa"/>
              <w:right w:w="115.0" w:type="dxa"/>
            </w:tcMar>
            <w:vAlign w:val="bottom"/>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-0.26</w:t>
            </w:r>
          </w:p>
        </w:tc>
        <w:tc>
          <w:tcPr>
            <w:tcMar>
              <w:top w:w="0.0" w:type="dxa"/>
              <w:left w:w="115.0" w:type="dxa"/>
              <w:bottom w:w="0.0" w:type="dxa"/>
              <w:right w:w="115.0" w:type="dxa"/>
            </w:tcMar>
            <w:vAlign w:val="bottom"/>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w:t>
            </w:r>
          </w:p>
        </w:tc>
        <w:tc>
          <w:tcPr>
            <w:tcMar>
              <w:top w:w="0.0" w:type="dxa"/>
              <w:left w:w="115.0" w:type="dxa"/>
              <w:bottom w:w="0.0" w:type="dxa"/>
              <w:right w:w="115.0" w:type="dxa"/>
            </w:tcMar>
            <w:vAlign w:val="bottom"/>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w:t>
            </w:r>
          </w:p>
        </w:tc>
        <w:tc>
          <w:tcPr>
            <w:tcMar>
              <w:top w:w="0.0" w:type="dxa"/>
              <w:left w:w="115.0" w:type="dxa"/>
              <w:bottom w:w="0.0" w:type="dxa"/>
              <w:right w:w="115.0" w:type="dxa"/>
            </w:tcMar>
            <w:vAlign w:val="bottom"/>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-0.02</w:t>
            </w:r>
          </w:p>
        </w:tc>
        <w:tc>
          <w:tcPr>
            <w:tcMar>
              <w:top w:w="0.0" w:type="dxa"/>
              <w:left w:w="115.0" w:type="dxa"/>
              <w:bottom w:w="0.0" w:type="dxa"/>
              <w:right w:w="115.0" w:type="dxa"/>
            </w:tcMar>
            <w:vAlign w:val="bottom"/>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w:t>
            </w:r>
          </w:p>
        </w:tc>
        <w:tc>
          <w:tcPr>
            <w:tcMar>
              <w:top w:w="0.0" w:type="dxa"/>
              <w:left w:w="115.0" w:type="dxa"/>
              <w:bottom w:w="0.0" w:type="dxa"/>
              <w:right w:w="115.0" w:type="dxa"/>
            </w:tcMar>
            <w:vAlign w:val="bottom"/>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 Other</w:t>
            </w:r>
          </w:p>
        </w:tc>
        <w:tc>
          <w:tcPr>
            <w:tcMar>
              <w:top w:w="0.0" w:type="dxa"/>
              <w:left w:w="115.0" w:type="dxa"/>
              <w:bottom w:w="0.0" w:type="dxa"/>
              <w:right w:w="115.0" w:type="dxa"/>
            </w:tcMar>
            <w:vAlign w:val="bottom"/>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w:t>
            </w:r>
          </w:p>
        </w:tc>
        <w:tc>
          <w:tcPr>
            <w:tcMar>
              <w:top w:w="0.0" w:type="dxa"/>
              <w:left w:w="115.0" w:type="dxa"/>
              <w:bottom w:w="0.0" w:type="dxa"/>
              <w:right w:w="115.0" w:type="dxa"/>
            </w:tcMar>
            <w:vAlign w:val="bottom"/>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w:t>
            </w:r>
          </w:p>
        </w:tc>
        <w:tc>
          <w:tcPr>
            <w:tcMar>
              <w:top w:w="0.0" w:type="dxa"/>
              <w:left w:w="115.0" w:type="dxa"/>
              <w:bottom w:w="0.0" w:type="dxa"/>
              <w:right w:w="115.0" w:type="dxa"/>
            </w:tcMar>
            <w:vAlign w:val="bottom"/>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w:t>
            </w:r>
          </w:p>
        </w:tc>
        <w:tc>
          <w:tcPr>
            <w:tcMar>
              <w:top w:w="0.0" w:type="dxa"/>
              <w:left w:w="115.0" w:type="dxa"/>
              <w:bottom w:w="0.0" w:type="dxa"/>
              <w:right w:w="115.0" w:type="dxa"/>
            </w:tcMar>
            <w:vAlign w:val="bottom"/>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0.51</w:t>
            </w:r>
          </w:p>
        </w:tc>
        <w:tc>
          <w:tcPr>
            <w:tcMar>
              <w:top w:w="0.0" w:type="dxa"/>
              <w:left w:w="115.0" w:type="dxa"/>
              <w:bottom w:w="0.0" w:type="dxa"/>
              <w:right w:w="115.0" w:type="dxa"/>
            </w:tcMar>
            <w:vAlign w:val="bottom"/>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tcMar>
              <w:top w:w="0.0" w:type="dxa"/>
              <w:left w:w="115.0" w:type="dxa"/>
              <w:bottom w:w="0.0" w:type="dxa"/>
              <w:right w:w="115.0" w:type="dxa"/>
            </w:tcMar>
            <w:vAlign w:val="bottom"/>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w:t>
            </w:r>
          </w:p>
        </w:tc>
      </w:tr>
      <w:tr>
        <w:trPr>
          <w:cantSplit w:val="0"/>
          <w:trHeight w:val="290" w:hRule="atLeast"/>
          <w:tblHeader w:val="0"/>
        </w:trPr>
        <w:tc>
          <w:tcPr>
            <w:tcMar>
              <w:top w:w="0.0" w:type="dxa"/>
              <w:left w:w="115.0" w:type="dxa"/>
              <w:bottom w:w="0.0" w:type="dxa"/>
              <w:right w:w="115.0" w:type="dxa"/>
            </w:tcMar>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Self</w:t>
            </w:r>
          </w:p>
        </w:tc>
        <w:tc>
          <w:tcPr>
            <w:tcMar>
              <w:top w:w="0.0" w:type="dxa"/>
              <w:left w:w="115.0" w:type="dxa"/>
              <w:bottom w:w="0.0" w:type="dxa"/>
              <w:right w:w="115.0" w:type="dxa"/>
            </w:tcMar>
            <w:vAlign w:val="bottom"/>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-0.13</w:t>
            </w:r>
          </w:p>
        </w:tc>
        <w:tc>
          <w:tcPr>
            <w:tcMar>
              <w:top w:w="0.0" w:type="dxa"/>
              <w:left w:w="115.0" w:type="dxa"/>
              <w:bottom w:w="0.0" w:type="dxa"/>
              <w:right w:w="115.0" w:type="dxa"/>
            </w:tcMar>
            <w:vAlign w:val="bottom"/>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0.18</w:t>
            </w:r>
          </w:p>
        </w:tc>
        <w:tc>
          <w:tcPr>
            <w:tcMar>
              <w:top w:w="0.0" w:type="dxa"/>
              <w:left w:w="115.0" w:type="dxa"/>
              <w:bottom w:w="0.0" w:type="dxa"/>
              <w:right w:w="115.0" w:type="dxa"/>
            </w:tcMar>
            <w:vAlign w:val="bottom"/>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-0.48</w:t>
            </w:r>
          </w:p>
        </w:tc>
        <w:tc>
          <w:tcPr>
            <w:tcMar>
              <w:top w:w="0.0" w:type="dxa"/>
              <w:left w:w="115.0" w:type="dxa"/>
              <w:bottom w:w="0.0" w:type="dxa"/>
              <w:right w:w="115.0" w:type="dxa"/>
            </w:tcMar>
            <w:vAlign w:val="bottom"/>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0.21</w:t>
            </w:r>
          </w:p>
        </w:tc>
        <w:tc>
          <w:tcPr>
            <w:tcMar>
              <w:top w:w="0.0" w:type="dxa"/>
              <w:left w:w="115.0" w:type="dxa"/>
              <w:bottom w:w="0.0" w:type="dxa"/>
              <w:right w:w="115.0" w:type="dxa"/>
            </w:tcMar>
            <w:vAlign w:val="bottom"/>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-0.75</w:t>
            </w:r>
          </w:p>
        </w:tc>
        <w:tc>
          <w:tcPr>
            <w:tcMar>
              <w:top w:w="0.0" w:type="dxa"/>
              <w:left w:w="115.0" w:type="dxa"/>
              <w:bottom w:w="0.0" w:type="dxa"/>
              <w:right w:w="115.0" w:type="dxa"/>
            </w:tcMar>
            <w:vAlign w:val="bottom"/>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w:t>
            </w:r>
          </w:p>
        </w:tc>
      </w:tr>
      <w:tr>
        <w:trPr>
          <w:cantSplit w:val="0"/>
          <w:trHeight w:val="290" w:hRule="atLeast"/>
          <w:tblHeader w:val="0"/>
        </w:trPr>
        <w:tc>
          <w:tcPr>
            <w:tcBorders>
              <w:bottom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Other</w:t>
            </w:r>
          </w:p>
        </w:tc>
        <w:tc>
          <w:tcPr>
            <w:tcBorders>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0.32</w:t>
            </w:r>
          </w:p>
        </w:tc>
        <w:tc>
          <w:tcPr>
            <w:tcBorders>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0.18</w:t>
            </w:r>
          </w:p>
        </w:tc>
        <w:tc>
          <w:tcPr>
            <w:tcBorders>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w:t>
            </w:r>
          </w:p>
        </w:tc>
        <w:tc>
          <w:tcPr>
            <w:tcBorders>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0.67</w:t>
            </w:r>
          </w:p>
        </w:tc>
        <w:tc>
          <w:tcPr>
            <w:tcBorders>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w:t>
            </w:r>
          </w:p>
        </w:tc>
        <w:tc>
          <w:tcPr>
            <w:tcBorders>
              <w:bottom w:color="000000" w:space="0" w:sz="4" w:val="single"/>
            </w:tcBorders>
            <w:tcMar>
              <w:top w:w="0.0" w:type="dxa"/>
              <w:left w:w="115.0" w:type="dxa"/>
              <w:bottom w:w="0.0" w:type="dxa"/>
              <w:right w:w="115.0" w:type="dxa"/>
            </w:tcMar>
            <w:vAlign w:val="bottom"/>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w:t>
            </w:r>
          </w:p>
        </w:tc>
      </w:tr>
    </w:tbl>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first round of the ultimatum game, where participants acted as the Receiver, they showed stronger negative reciprocity than is commonly found in incentivized ultimatum games: about 60% of participants rejected offers below 40%, whereas only about 50% of participants rejected offers below 20% in incentivized games (Houser &amp; McCabe, 2014). In the last round, when participants are in the role of the Proposer, on average, they proposed about 43%, which is in line with the average of 40-50% found in incentivized games (Houser &amp; McCabe, 2014). The proportion of offers that are equal or greater than the proposal of the other person is considered a measure of positive reciprocity. Note that in the pilot study, we did not tell the participants that the other person won’t be able to reject their offer - this change to the procedure was made only for the main study. As an additional validity test, we tested correlations between self-reported and behavioral measures of positive and negative reciprocity. Self-reported measures correlated positively with the corresponding behavioral measure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.015 for positive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001 for negative reciprocity) and were not significantly correlated with the other measure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.522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.404).</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Revising the DHF questionnaire.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revised the item list based on the results of the pilot study and feedback from five expert reviewers.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revised list of items.  </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Revised DHF item list after Pilot study 1</w:t>
      </w:r>
    </w:p>
    <w:p w:rsidR="00000000" w:rsidDel="00000000" w:rsidP="00000000" w:rsidRDefault="00000000" w:rsidRPr="00000000" w14:paraId="000005B4">
      <w:pPr>
        <w:rPr/>
      </w:pPr>
      <w:r w:rsidDel="00000000" w:rsidR="00000000" w:rsidRPr="00000000">
        <w:rPr>
          <w:rtl w:val="0"/>
        </w:rPr>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080"/>
        <w:gridCol w:w="7560"/>
        <w:tblGridChange w:id="0">
          <w:tblGrid>
            <w:gridCol w:w="495"/>
            <w:gridCol w:w="1080"/>
            <w:gridCol w:w="7560"/>
          </w:tblGrid>
        </w:tblGridChange>
      </w:tblGrid>
      <w:tr>
        <w:trPr>
          <w:cantSplit w:val="0"/>
          <w:trHeight w:val="405" w:hRule="atLeast"/>
          <w:tblHeader w:val="0"/>
        </w:trPr>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5">
            <w:pPr>
              <w:ind w:firstLine="20"/>
              <w:rPr/>
            </w:pPr>
            <w:r w:rsidDel="00000000" w:rsidR="00000000" w:rsidRPr="00000000">
              <w:rPr>
                <w:rtl w:val="0"/>
              </w:rPr>
              <w:t xml:space="preserve">n</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6">
            <w:pPr>
              <w:ind w:firstLine="20"/>
              <w:rPr/>
            </w:pPr>
            <w:r w:rsidDel="00000000" w:rsidR="00000000" w:rsidRPr="00000000">
              <w:rPr>
                <w:rtl w:val="0"/>
              </w:rPr>
              <w:t xml:space="preserve">Facet</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7">
            <w:pPr>
              <w:ind w:firstLine="20"/>
              <w:rPr/>
            </w:pPr>
            <w:r w:rsidDel="00000000" w:rsidR="00000000" w:rsidRPr="00000000">
              <w:rPr>
                <w:rtl w:val="0"/>
              </w:rPr>
              <w:t xml:space="preserve">Items </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8">
            <w:pPr>
              <w:ind w:firstLine="2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9">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A">
            <w:pPr>
              <w:ind w:firstLine="20"/>
              <w:rPr/>
            </w:pPr>
            <w:r w:rsidDel="00000000" w:rsidR="00000000" w:rsidRPr="00000000">
              <w:rPr>
                <w:rtl w:val="0"/>
              </w:rPr>
              <w:t xml:space="preserve">People should make decisions based on their own opinions and not based on what others think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B">
            <w:pPr>
              <w:ind w:firstLine="2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C">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D">
            <w:pPr>
              <w:ind w:firstLine="20"/>
              <w:rPr/>
            </w:pPr>
            <w:r w:rsidDel="00000000" w:rsidR="00000000" w:rsidRPr="00000000">
              <w:rPr>
                <w:rtl w:val="0"/>
              </w:rPr>
              <w:t xml:space="preserve">People should be true to themselves regardless of what others think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E">
            <w:pPr>
              <w:ind w:firstLine="2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BF">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0">
            <w:pPr>
              <w:ind w:firstLine="20"/>
              <w:rPr/>
            </w:pPr>
            <w:r w:rsidDel="00000000" w:rsidR="00000000" w:rsidRPr="00000000">
              <w:rPr>
                <w:rtl w:val="0"/>
              </w:rPr>
              <w:t xml:space="preserve">People should stand up for what they believe in even when others disagree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1">
            <w:pPr>
              <w:ind w:firstLine="2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2">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3">
            <w:pPr>
              <w:ind w:firstLine="20"/>
              <w:rPr/>
            </w:pPr>
            <w:r w:rsidDel="00000000" w:rsidR="00000000" w:rsidRPr="00000000">
              <w:rPr>
                <w:rtl w:val="0"/>
              </w:rPr>
              <w:t xml:space="preserve">How much a person respects themselves is far more important than how much others respect them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4">
            <w:pPr>
              <w:ind w:firstLine="2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5">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6">
            <w:pPr>
              <w:ind w:firstLine="20"/>
              <w:rPr/>
            </w:pPr>
            <w:r w:rsidDel="00000000" w:rsidR="00000000" w:rsidRPr="00000000">
              <w:rPr>
                <w:rtl w:val="0"/>
              </w:rPr>
              <w:t xml:space="preserve">People’s opinions should be independent of what others around them think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7">
            <w:pPr>
              <w:ind w:firstLine="2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8">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9">
            <w:pPr>
              <w:ind w:firstLine="20"/>
              <w:rPr/>
            </w:pPr>
            <w:r w:rsidDel="00000000" w:rsidR="00000000" w:rsidRPr="00000000">
              <w:rPr>
                <w:rtl w:val="0"/>
              </w:rPr>
              <w:t xml:space="preserve">A person’s sense of worth should not depend on what others think of them**</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A">
            <w:pPr>
              <w:ind w:firstLine="2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B">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C">
            <w:pPr>
              <w:ind w:firstLine="20"/>
              <w:rPr/>
            </w:pPr>
            <w:r w:rsidDel="00000000" w:rsidR="00000000" w:rsidRPr="00000000">
              <w:rPr>
                <w:rtl w:val="0"/>
              </w:rPr>
              <w:t xml:space="preserve">People should always keep promises that they made to another person, no matter who that person is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D">
            <w:pPr>
              <w:ind w:firstLine="20"/>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E">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CF">
            <w:pPr>
              <w:ind w:firstLine="20"/>
              <w:rPr/>
            </w:pPr>
            <w:r w:rsidDel="00000000" w:rsidR="00000000" w:rsidRPr="00000000">
              <w:rPr>
                <w:rtl w:val="0"/>
              </w:rPr>
              <w:t xml:space="preserve">People should never talk about others behind their back in a negative way</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0">
            <w:pPr>
              <w:ind w:firstLine="20"/>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1">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2">
            <w:pPr>
              <w:ind w:firstLine="20"/>
              <w:rPr/>
            </w:pPr>
            <w:r w:rsidDel="00000000" w:rsidR="00000000" w:rsidRPr="00000000">
              <w:rPr>
                <w:rtl w:val="0"/>
              </w:rPr>
              <w:t xml:space="preserve">People should not lie to another person, no matter who that person is*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3">
            <w:pPr>
              <w:ind w:firstLine="2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4">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5">
            <w:pPr>
              <w:ind w:firstLine="20"/>
              <w:rPr/>
            </w:pPr>
            <w:r w:rsidDel="00000000" w:rsidR="00000000" w:rsidRPr="00000000">
              <w:rPr>
                <w:rtl w:val="0"/>
              </w:rPr>
              <w:t xml:space="preserve">People should be treated with respect, no matter who they are**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6">
            <w:pPr>
              <w:ind w:firstLine="2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7">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8">
            <w:pPr>
              <w:ind w:firstLine="20"/>
              <w:rPr/>
            </w:pPr>
            <w:r w:rsidDel="00000000" w:rsidR="00000000" w:rsidRPr="00000000">
              <w:rPr>
                <w:rtl w:val="0"/>
              </w:rPr>
              <w:t xml:space="preserve">People should keep the secrets they have been trusted with, no matter whose secret it is*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9">
            <w:pPr>
              <w:ind w:firstLine="20"/>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A">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B">
            <w:pPr>
              <w:ind w:firstLine="20"/>
              <w:rPr/>
            </w:pPr>
            <w:r w:rsidDel="00000000" w:rsidR="00000000" w:rsidRPr="00000000">
              <w:rPr>
                <w:rtl w:val="0"/>
              </w:rPr>
              <w:t xml:space="preserve">People should respect others’ right to have a different opinion or a different lifestyle**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C">
            <w:pPr>
              <w:ind w:firstLine="20"/>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D">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E">
            <w:pPr>
              <w:ind w:firstLine="20"/>
              <w:rPr/>
            </w:pPr>
            <w:r w:rsidDel="00000000" w:rsidR="00000000" w:rsidRPr="00000000">
              <w:rPr>
                <w:rtl w:val="0"/>
              </w:rPr>
              <w:t xml:space="preserve">People should be ready to defend their honor at any cost*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DF">
            <w:pPr>
              <w:ind w:firstLine="20"/>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0">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1">
            <w:pPr>
              <w:ind w:firstLine="20"/>
              <w:rPr/>
            </w:pPr>
            <w:r w:rsidDel="00000000" w:rsidR="00000000" w:rsidRPr="00000000">
              <w:rPr>
                <w:rtl w:val="0"/>
              </w:rPr>
              <w:t xml:space="preserve">People should punish those who insult them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2">
            <w:pPr>
              <w:ind w:firstLine="20"/>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3">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4">
            <w:pPr>
              <w:ind w:firstLine="20"/>
              <w:rPr/>
            </w:pPr>
            <w:r w:rsidDel="00000000" w:rsidR="00000000" w:rsidRPr="00000000">
              <w:rPr>
                <w:rtl w:val="0"/>
              </w:rPr>
              <w:t xml:space="preserve">A person who has no honor is not worthy of respect**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5">
            <w:pPr>
              <w:ind w:firstLine="20"/>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6">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7">
            <w:pPr>
              <w:ind w:firstLine="20"/>
              <w:rPr/>
            </w:pPr>
            <w:r w:rsidDel="00000000" w:rsidR="00000000" w:rsidRPr="00000000">
              <w:rPr>
                <w:rtl w:val="0"/>
              </w:rPr>
              <w:t xml:space="preserve">If a person is insulted and they don’t respond, they will look weak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8">
            <w:pPr>
              <w:ind w:firstLine="2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9">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A">
            <w:pPr>
              <w:ind w:firstLine="20"/>
              <w:rPr/>
            </w:pPr>
            <w:r w:rsidDel="00000000" w:rsidR="00000000" w:rsidRPr="00000000">
              <w:rPr>
                <w:rtl w:val="0"/>
              </w:rPr>
              <w:t xml:space="preserve">A person must show strength to be respected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B">
            <w:pPr>
              <w:ind w:firstLine="20"/>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C">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D">
            <w:pPr>
              <w:ind w:firstLine="20"/>
              <w:rPr/>
            </w:pPr>
            <w:r w:rsidDel="00000000" w:rsidR="00000000" w:rsidRPr="00000000">
              <w:rPr>
                <w:rtl w:val="0"/>
              </w:rPr>
              <w:t xml:space="preserve">People should not expect respect from others if they did not earn it</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E">
            <w:pPr>
              <w:ind w:firstLine="20"/>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EF">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0">
            <w:pPr>
              <w:ind w:firstLine="20"/>
              <w:rPr/>
            </w:pPr>
            <w:r w:rsidDel="00000000" w:rsidR="00000000" w:rsidRPr="00000000">
              <w:rPr>
                <w:rtl w:val="0"/>
              </w:rPr>
              <w:t xml:space="preserve">People should uphold and defend their family’s reputation</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1">
            <w:pPr>
              <w:ind w:firstLine="20"/>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2">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3">
            <w:pPr>
              <w:ind w:firstLine="20"/>
              <w:rPr/>
            </w:pPr>
            <w:r w:rsidDel="00000000" w:rsidR="00000000" w:rsidRPr="00000000">
              <w:rPr>
                <w:rtl w:val="0"/>
              </w:rPr>
              <w:t xml:space="preserve">If a person’s friend’s reputation is questioned, they should come to their defense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4">
            <w:pPr>
              <w:ind w:firstLine="20"/>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5">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6">
            <w:pPr>
              <w:ind w:firstLine="20"/>
              <w:rPr/>
            </w:pPr>
            <w:r w:rsidDel="00000000" w:rsidR="00000000" w:rsidRPr="00000000">
              <w:rPr>
                <w:rtl w:val="0"/>
              </w:rPr>
              <w:t xml:space="preserve">People should be concerned about damaging their families’ reputation</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7">
            <w:pPr>
              <w:ind w:firstLine="20"/>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8">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9">
            <w:pPr>
              <w:ind w:firstLine="20"/>
              <w:rPr/>
            </w:pPr>
            <w:r w:rsidDel="00000000" w:rsidR="00000000" w:rsidRPr="00000000">
              <w:rPr>
                <w:rtl w:val="0"/>
              </w:rPr>
              <w:t xml:space="preserve">Men should protect the reputation of women they are related to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A">
            <w:pPr>
              <w:ind w:firstLine="20"/>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B">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C">
            <w:pPr>
              <w:ind w:firstLine="20"/>
              <w:rPr/>
            </w:pPr>
            <w:r w:rsidDel="00000000" w:rsidR="00000000" w:rsidRPr="00000000">
              <w:rPr>
                <w:rtl w:val="0"/>
              </w:rPr>
              <w:t xml:space="preserve">When making decisions, people should always think about how their behavior will reflect on the reputation of their close ones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D">
            <w:pPr>
              <w:ind w:firstLine="2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E">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5FF">
            <w:pPr>
              <w:ind w:firstLine="20"/>
              <w:rPr/>
            </w:pPr>
            <w:r w:rsidDel="00000000" w:rsidR="00000000" w:rsidRPr="00000000">
              <w:rPr>
                <w:rtl w:val="0"/>
              </w:rPr>
              <w:t xml:space="preserve">A person cannot be respected if they are not true to their word**</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0">
            <w:pPr>
              <w:ind w:firstLine="20"/>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1">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2">
            <w:pPr>
              <w:ind w:firstLine="20"/>
              <w:rPr/>
            </w:pPr>
            <w:r w:rsidDel="00000000" w:rsidR="00000000" w:rsidRPr="00000000">
              <w:rPr>
                <w:rtl w:val="0"/>
              </w:rPr>
              <w:t xml:space="preserve">A person cannot be respected if they are not loyal to their family**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3">
            <w:pPr>
              <w:ind w:firstLine="20"/>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4">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5">
            <w:pPr>
              <w:ind w:firstLine="20"/>
              <w:rPr/>
            </w:pPr>
            <w:r w:rsidDel="00000000" w:rsidR="00000000" w:rsidRPr="00000000">
              <w:rPr>
                <w:rtl w:val="0"/>
              </w:rPr>
              <w:t xml:space="preserve">People should control their behavior in front of others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6">
            <w:pPr>
              <w:ind w:firstLine="20"/>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7">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8">
            <w:pPr>
              <w:ind w:firstLine="20"/>
              <w:rPr/>
            </w:pPr>
            <w:r w:rsidDel="00000000" w:rsidR="00000000" w:rsidRPr="00000000">
              <w:rPr>
                <w:rtl w:val="0"/>
              </w:rPr>
              <w:t xml:space="preserve">People should think twice before speaking to not embarrass themselves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9">
            <w:pPr>
              <w:ind w:firstLine="20"/>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A">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B">
            <w:pPr>
              <w:ind w:firstLine="20"/>
              <w:rPr/>
            </w:pPr>
            <w:r w:rsidDel="00000000" w:rsidR="00000000" w:rsidRPr="00000000">
              <w:rPr>
                <w:rtl w:val="0"/>
              </w:rPr>
              <w:t xml:space="preserve">People should know what is expected of them and act accordingly*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C">
            <w:pPr>
              <w:ind w:firstLine="20"/>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D">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E">
            <w:pPr>
              <w:ind w:firstLine="20"/>
              <w:rPr/>
            </w:pPr>
            <w:r w:rsidDel="00000000" w:rsidR="00000000" w:rsidRPr="00000000">
              <w:rPr>
                <w:rtl w:val="0"/>
              </w:rPr>
              <w:t xml:space="preserve">People should avoid situations where they could be embarrassed</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0F">
            <w:pPr>
              <w:ind w:firstLine="20"/>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0">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1">
            <w:pPr>
              <w:ind w:firstLine="20"/>
              <w:rPr/>
            </w:pPr>
            <w:r w:rsidDel="00000000" w:rsidR="00000000" w:rsidRPr="00000000">
              <w:rPr>
                <w:rtl w:val="0"/>
              </w:rPr>
              <w:t xml:space="preserve">A person cannot respect themselves if they are not fulfilling their responsibilities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2">
            <w:pPr>
              <w:ind w:firstLine="20"/>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3">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4">
            <w:pPr>
              <w:ind w:firstLine="20"/>
              <w:rPr/>
            </w:pPr>
            <w:r w:rsidDel="00000000" w:rsidR="00000000" w:rsidRPr="00000000">
              <w:rPr>
                <w:rtl w:val="0"/>
              </w:rPr>
              <w:t xml:space="preserve">People worthy of respect are those who do what is expected of them and do it well**</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5">
            <w:pPr>
              <w:ind w:firstLine="20"/>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6">
            <w:pPr>
              <w:ind w:firstLine="20"/>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7">
            <w:pPr>
              <w:ind w:firstLine="20"/>
              <w:rPr/>
            </w:pPr>
            <w:r w:rsidDel="00000000" w:rsidR="00000000" w:rsidRPr="00000000">
              <w:rPr>
                <w:rtl w:val="0"/>
              </w:rPr>
              <w:t xml:space="preserve">People should be humble so as to maintain good relationships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8">
            <w:pPr>
              <w:ind w:firstLine="20"/>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9">
            <w:pPr>
              <w:ind w:firstLine="20"/>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A">
            <w:pPr>
              <w:ind w:firstLine="20"/>
              <w:rPr/>
            </w:pPr>
            <w:r w:rsidDel="00000000" w:rsidR="00000000" w:rsidRPr="00000000">
              <w:rPr>
                <w:rtl w:val="0"/>
              </w:rPr>
              <w:t xml:space="preserve">People should be extremely careful not to embarrass other people, especially if it is someone of a higher rank*</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B">
            <w:pPr>
              <w:ind w:firstLine="20"/>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C">
            <w:pPr>
              <w:ind w:firstLine="20"/>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D">
            <w:pPr>
              <w:ind w:firstLine="20"/>
              <w:rPr/>
            </w:pPr>
            <w:r w:rsidDel="00000000" w:rsidR="00000000" w:rsidRPr="00000000">
              <w:rPr>
                <w:rtl w:val="0"/>
              </w:rPr>
              <w:t xml:space="preserve">People should minimize conflict in social relationships at all costs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E">
            <w:pPr>
              <w:ind w:firstLine="20"/>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1F">
            <w:pPr>
              <w:ind w:firstLine="20"/>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20">
            <w:pPr>
              <w:ind w:firstLine="20"/>
              <w:rPr/>
            </w:pPr>
            <w:r w:rsidDel="00000000" w:rsidR="00000000" w:rsidRPr="00000000">
              <w:rPr>
                <w:rtl w:val="0"/>
              </w:rPr>
              <w:t xml:space="preserve">It is important to maintain harmony within one’s group</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21">
            <w:pPr>
              <w:ind w:firstLine="20"/>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22">
            <w:pPr>
              <w:ind w:firstLine="20"/>
              <w:rPr/>
            </w:pPr>
            <w:r w:rsidDel="00000000" w:rsidR="00000000" w:rsidRPr="00000000">
              <w:rPr>
                <w:rtl w:val="0"/>
              </w:rPr>
              <w:t xml:space="preserve">F-Other</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623">
            <w:pPr>
              <w:ind w:firstLine="20"/>
              <w:rPr/>
            </w:pPr>
            <w:r w:rsidDel="00000000" w:rsidR="00000000" w:rsidRPr="00000000">
              <w:rPr>
                <w:rtl w:val="0"/>
              </w:rPr>
              <w:t xml:space="preserve">People should never criticize others in public, especially if it is someone older or more experienced*</w:t>
            </w:r>
          </w:p>
        </w:tc>
      </w:tr>
    </w:tbl>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Modified items **Items added after review</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Questionnaire co-development</w:t>
      </w: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conducted a survey among the collaborators of the project to gather feedback on the conceptualization and measurement of these cultural logics. The goal was to co-develop the final version of the questionnaire with the collaborators from different countries, to ensure that the measure will be culturally sensitive and capture relevant beliefs and behaviors across cultures.</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141 collaborators provided feedback. The collaborators represented 50 different countries where data collection was planned, with the largest representation from the USA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Türkiye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and Poland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 About 30% of all collaborators who provided feedback planned to collect data in English, and about 70% planned to collect data in other languages. In terms of expertise, fewer collaborators were familiar with face cultures (26% were not familiar at all, 57% had some familiarity, 17% had some expertise) and dignity cultures (24%, 60%, and 16%, respectively) than with honor cultures (14%, 63%, and 23%, respectively). </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collaborator received the operational definitions of each of the constructs and a list of 18 items randomly selected from the full list of 36. For each item, they were asked to first guess which of the six facets the item is supposed to measure. Then, they rated how well that item represents the construct on a 5-point scale from low to high quality. And finally, they rated how difficult it would be to translate this item to the language of data collection (if not English) on a 5-point scale from easy to difficult. At the end, the full list of potential items for each subscale was shown, and each collaborator could suggest replacements for existing items or new items to add. </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considered dropping or replacing items if (1) fewer than 70% of collaborators correctly guessed which construct it measures; (2) if, among those who guessed correctly, the average rating of the quality of the item was below 3 on a 5-point scale; or (3) if the average translation difficulty was above 4 on a 5-point scale. The excluded items were dropped if there were at least 5 other items per construct that passed all quality checks or replaced if fewer than 5 items remained. The replacement items were either picked from the pool of items proposed by the collaborators or, if necessary, were newly developed by the lead team.</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tables below present the results for each construct. The first column shows the percentage of collaborators who correctly guessed which construct that item measures, the second column shows the same number but in the subgroup of collaborators who said they had some or considerable expertise in that construct, the third column shows the mean quality rating, and the last column shows the mean of translation difficulty rating. Since not all collaborators saw all the items, we additionally report the number of responses for each question. The number of responses in the “quality assessment” column is the same as in the first column since we only calculated the quality score in the subgroup of collaborators who guessed the construct correctly. The translation difficulty item was only shown to collaborators who plan to collect data in languages other than English. </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627169376"/>
          <w:tag w:val="goog_rdk_57"/>
        </w:sdtPr>
        <w:sdtContent>
          <w:commentRangeStart w:id="32"/>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S6.1.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assessment of dignity-self items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60.0" w:type="dxa"/>
        <w:jc w:val="left"/>
        <w:tblLayout w:type="fixed"/>
        <w:tblLook w:val="0400"/>
      </w:tblPr>
      <w:tblGrid>
        <w:gridCol w:w="3128"/>
        <w:gridCol w:w="1626"/>
        <w:gridCol w:w="1641"/>
        <w:gridCol w:w="1439"/>
        <w:gridCol w:w="1526"/>
        <w:tblGridChange w:id="0">
          <w:tblGrid>
            <w:gridCol w:w="3128"/>
            <w:gridCol w:w="1626"/>
            <w:gridCol w:w="1641"/>
            <w:gridCol w:w="1439"/>
            <w:gridCol w:w="1526"/>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guessed the construct correctly (N)</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experts who guessed correctly (N)</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assessment</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difficulty</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p>
        </w:tc>
      </w:tr>
      <w:tr>
        <w:trPr>
          <w:cantSplit w:val="0"/>
          <w:tblHeader w:val="0"/>
        </w:trPr>
        <w:tc>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D-Self_1: People should make decisions based on their own opinions and not based on what others think (N=62)</w:t>
            </w:r>
          </w:p>
        </w:tc>
        <w:tc>
          <w:tcPr>
            <w:tcMar>
              <w:top w:w="0.0" w:type="dxa"/>
              <w:left w:w="108.0" w:type="dxa"/>
              <w:bottom w:w="0.0" w:type="dxa"/>
              <w:right w:w="108.0" w:type="dxa"/>
            </w:tcMa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72.6% (45)</w:t>
            </w:r>
          </w:p>
        </w:tc>
        <w:tc>
          <w:tcPr>
            <w:tcMar>
              <w:top w:w="0.0" w:type="dxa"/>
              <w:left w:w="108.0" w:type="dxa"/>
              <w:bottom w:w="0.0" w:type="dxa"/>
              <w:right w:w="108.0" w:type="dxa"/>
            </w:tcMa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85.7% (6)</w:t>
            </w:r>
          </w:p>
        </w:tc>
        <w:tc>
          <w:tcPr>
            <w:tcMar>
              <w:top w:w="0.0" w:type="dxa"/>
              <w:left w:w="108.0" w:type="dxa"/>
              <w:bottom w:w="0.0" w:type="dxa"/>
              <w:right w:w="108.0" w:type="dxa"/>
            </w:tcMa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M=4.02 SD=0.78</w:t>
            </w:r>
          </w:p>
        </w:tc>
        <w:tc>
          <w:tcPr>
            <w:tcMar>
              <w:top w:w="0.0" w:type="dxa"/>
              <w:left w:w="108.0" w:type="dxa"/>
              <w:bottom w:w="0.0" w:type="dxa"/>
              <w:right w:w="108.0" w:type="dxa"/>
            </w:tcMa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M=1.59</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SD=0.75</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r>
      <w:tr>
        <w:trPr>
          <w:cantSplit w:val="0"/>
          <w:tblHeader w:val="0"/>
        </w:trPr>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D-Self_2: People should be true to themselves regardless of what others think. (N=63)</w:t>
            </w:r>
          </w:p>
        </w:tc>
        <w:tc>
          <w:tcPr>
            <w:tcMar>
              <w:top w:w="0.0" w:type="dxa"/>
              <w:left w:w="108.0" w:type="dxa"/>
              <w:bottom w:w="0.0" w:type="dxa"/>
              <w:right w:w="108.0" w:type="dxa"/>
            </w:tcMa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88.9% (56)</w:t>
            </w:r>
          </w:p>
        </w:tc>
        <w:tc>
          <w:tcPr>
            <w:tcMar>
              <w:top w:w="0.0" w:type="dxa"/>
              <w:left w:w="108.0" w:type="dxa"/>
              <w:bottom w:w="0.0" w:type="dxa"/>
              <w:right w:w="108.0" w:type="dxa"/>
            </w:tcMa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 (11)</w:t>
            </w:r>
          </w:p>
        </w:tc>
        <w:tc>
          <w:tcPr>
            <w:tcMar>
              <w:top w:w="0.0" w:type="dxa"/>
              <w:left w:w="108.0" w:type="dxa"/>
              <w:bottom w:w="0.0" w:type="dxa"/>
              <w:right w:w="108.0" w:type="dxa"/>
            </w:tcMa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M=4.04</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SD=0.61</w:t>
            </w:r>
          </w:p>
        </w:tc>
        <w:tc>
          <w:tcPr>
            <w:tcMar>
              <w:top w:w="0.0" w:type="dxa"/>
              <w:left w:w="108.0" w:type="dxa"/>
              <w:bottom w:w="0.0" w:type="dxa"/>
              <w:right w:w="108.0" w:type="dxa"/>
            </w:tcMar>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M=1.98</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SD=0.89</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blHeader w:val="0"/>
        </w:trPr>
        <w:tc>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D-Self_3: People should stand up for what they believe in even when others disagree. (N=61)</w:t>
            </w:r>
          </w:p>
        </w:tc>
        <w:tc>
          <w:tcPr>
            <w:tcMar>
              <w:top w:w="0.0" w:type="dxa"/>
              <w:left w:w="108.0" w:type="dxa"/>
              <w:bottom w:w="0.0" w:type="dxa"/>
              <w:right w:w="108.0" w:type="dxa"/>
            </w:tcMa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62.3% (38)</w:t>
            </w:r>
          </w:p>
        </w:tc>
        <w:tc>
          <w:tcPr>
            <w:tcMar>
              <w:top w:w="0.0" w:type="dxa"/>
              <w:left w:w="108.0" w:type="dxa"/>
              <w:bottom w:w="0.0" w:type="dxa"/>
              <w:right w:w="108.0" w:type="dxa"/>
            </w:tcMa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(7)</w:t>
            </w:r>
          </w:p>
        </w:tc>
        <w:tc>
          <w:tcPr>
            <w:tcMar>
              <w:top w:w="0.0" w:type="dxa"/>
              <w:left w:w="108.0" w:type="dxa"/>
              <w:bottom w:w="0.0" w:type="dxa"/>
              <w:right w:w="108.0" w:type="dxa"/>
            </w:tcMa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M=3.76</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SD=0.85</w:t>
            </w:r>
          </w:p>
        </w:tc>
        <w:tc>
          <w:tcPr>
            <w:tcMar>
              <w:top w:w="0.0" w:type="dxa"/>
              <w:left w:w="108.0" w:type="dxa"/>
              <w:bottom w:w="0.0" w:type="dxa"/>
              <w:right w:w="108.0" w:type="dxa"/>
            </w:tcMa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M=1.80</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SD=0.81</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r>
      <w:tr>
        <w:trPr>
          <w:cantSplit w:val="0"/>
          <w:tblHeader w:val="0"/>
        </w:trPr>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D-Self_4: How much a person respects themselves is far more important than how much others respect them (N=68)</w:t>
            </w:r>
          </w:p>
        </w:tc>
        <w:tc>
          <w:tcPr>
            <w:tcMar>
              <w:top w:w="0.0" w:type="dxa"/>
              <w:left w:w="108.0" w:type="dxa"/>
              <w:bottom w:w="0.0" w:type="dxa"/>
              <w:right w:w="108.0" w:type="dxa"/>
            </w:tcMa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80.9% (55)</w:t>
            </w:r>
          </w:p>
        </w:tc>
        <w:tc>
          <w:tcPr>
            <w:tcMar>
              <w:top w:w="0.0" w:type="dxa"/>
              <w:left w:w="108.0" w:type="dxa"/>
              <w:bottom w:w="0.0" w:type="dxa"/>
              <w:right w:w="108.0" w:type="dxa"/>
            </w:tcMa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71.4% (5)</w:t>
            </w:r>
          </w:p>
        </w:tc>
        <w:tc>
          <w:tcPr>
            <w:tcMar>
              <w:top w:w="0.0" w:type="dxa"/>
              <w:left w:w="108.0" w:type="dxa"/>
              <w:bottom w:w="0.0" w:type="dxa"/>
              <w:right w:w="108.0" w:type="dxa"/>
            </w:tcMa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M=4.02</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SD=0.69</w:t>
            </w:r>
          </w:p>
        </w:tc>
        <w:tc>
          <w:tcPr>
            <w:tcMar>
              <w:top w:w="0.0" w:type="dxa"/>
              <w:left w:w="108.0" w:type="dxa"/>
              <w:bottom w:w="0.0" w:type="dxa"/>
              <w:right w:w="108.0" w:type="dxa"/>
            </w:tcMa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M=1.60</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SD=0.78</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blHeader w:val="0"/>
        </w:trPr>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D-Self_5: People’s opinions should be independent of what others around them think. (N=62)</w:t>
            </w:r>
          </w:p>
        </w:tc>
        <w:tc>
          <w:tcPr>
            <w:tcMar>
              <w:top w:w="0.0" w:type="dxa"/>
              <w:left w:w="108.0" w:type="dxa"/>
              <w:bottom w:w="0.0" w:type="dxa"/>
              <w:right w:w="108.0" w:type="dxa"/>
            </w:tcMa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(44)</w:t>
            </w:r>
          </w:p>
        </w:tc>
        <w:tc>
          <w:tcPr>
            <w:tcMar>
              <w:top w:w="0.0" w:type="dxa"/>
              <w:left w:w="108.0" w:type="dxa"/>
              <w:bottom w:w="0.0" w:type="dxa"/>
              <w:right w:w="108.0" w:type="dxa"/>
            </w:tcMa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69.2% (9)</w:t>
            </w:r>
          </w:p>
        </w:tc>
        <w:tc>
          <w:tcPr>
            <w:tcMar>
              <w:top w:w="0.0" w:type="dxa"/>
              <w:left w:w="108.0" w:type="dxa"/>
              <w:bottom w:w="0.0" w:type="dxa"/>
              <w:right w:w="108.0" w:type="dxa"/>
            </w:tcMa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M=3.73</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SD=0.76</w:t>
            </w:r>
          </w:p>
        </w:tc>
        <w:tc>
          <w:tcPr>
            <w:tcMar>
              <w:top w:w="0.0" w:type="dxa"/>
              <w:left w:w="108.0" w:type="dxa"/>
              <w:bottom w:w="0.0" w:type="dxa"/>
              <w:right w:w="108.0" w:type="dxa"/>
            </w:tcMa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M=1.61</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SD=0.59</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r>
      <w:tr>
        <w:trPr>
          <w:cantSplit w:val="0"/>
          <w:tblHeader w:val="0"/>
        </w:trPr>
        <w:tc>
          <w:tcPr>
            <w:tcBorders>
              <w:bottom w:color="000000" w:space="0" w:sz="4" w:val="single"/>
            </w:tcBorders>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D-Self_6: A person’s sense of worth should not depend on what others think of them. (N=65)</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83.1% (54)</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(4)</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M=4.36</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SD=0.68</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M=1.59</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SD=0.73</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r>
    </w:tbl>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Five out of six items passed all the quality checks, meaning more than 70% of collaborators correctly identified which construct the item is supposed to measure, the quality ratings were all above the scale mid-point (3), and the translation difficulty ratings were all below 2. Therefore, no modifications were needed. The revised list of dignity-self items was as follows:</w:t>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make decisions based on their own opinions and not based on what others think.</w:t>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true to themselves regardless of what others think.</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much a person respects themselves is far more important than how much others respect them.</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People’s opinions should be independent of what others around them think. </w:t>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person’s sense of worth should not depend on what others think of them.</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highlight w:val="yellow"/>
          <w:rtl w:val="0"/>
        </w:rPr>
        <w:t xml:space="preserve">Table S6.2.</w:t>
      </w:r>
      <w:r w:rsidDel="00000000" w:rsidR="00000000" w:rsidRPr="00000000">
        <w:rPr>
          <w:b w:val="1"/>
          <w:bCs w:val="1"/>
          <w:rtl w:val="0"/>
        </w:rPr>
        <w:t xml:space="preserve"> </w:t>
      </w:r>
      <w:r w:rsidDel="00000000" w:rsidR="00000000" w:rsidRPr="00000000">
        <w:rPr>
          <w:rtl w:val="0"/>
        </w:rPr>
        <w:t xml:space="preserve">Quality assessment of dignity-other items</w:t>
      </w: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575"/>
        <w:gridCol w:w="1590"/>
        <w:gridCol w:w="1425"/>
        <w:gridCol w:w="1500"/>
        <w:tblGridChange w:id="0">
          <w:tblGrid>
            <w:gridCol w:w="3030"/>
            <w:gridCol w:w="1575"/>
            <w:gridCol w:w="1590"/>
            <w:gridCol w:w="1425"/>
            <w:gridCol w:w="1500"/>
          </w:tblGrid>
        </w:tblGridChange>
      </w:tblGrid>
      <w:tr>
        <w:trPr>
          <w:cantSplit w:val="0"/>
          <w:trHeight w:val="855" w:hRule="atLeast"/>
          <w:tblHeader w:val="0"/>
        </w:trPr>
        <w:tc>
          <w:tcPr>
            <w:tcBorders>
              <w:top w:color="000000" w:space="0" w:sz="6" w:val="single"/>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0">
            <w:pPr>
              <w:ind w:firstLine="40"/>
              <w:rPr/>
            </w:pPr>
            <w:r w:rsidDel="00000000" w:rsidR="00000000" w:rsidRPr="00000000">
              <w:rPr>
                <w:rtl w:val="0"/>
              </w:rPr>
              <w:t xml:space="preserve">Item</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1">
            <w:pPr>
              <w:ind w:firstLine="40"/>
              <w:jc w:val="center"/>
              <w:rPr/>
            </w:pPr>
            <w:r w:rsidDel="00000000" w:rsidR="00000000" w:rsidRPr="00000000">
              <w:rPr>
                <w:rtl w:val="0"/>
              </w:rPr>
              <w:t xml:space="preserve">% guessed the construct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2">
            <w:pPr>
              <w:ind w:firstLine="40"/>
              <w:jc w:val="center"/>
              <w:rPr/>
            </w:pPr>
            <w:r w:rsidDel="00000000" w:rsidR="00000000" w:rsidRPr="00000000">
              <w:rPr>
                <w:rtl w:val="0"/>
              </w:rPr>
              <w:t xml:space="preserve">% of experts who guessed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3">
            <w:pPr>
              <w:ind w:firstLine="40"/>
              <w:jc w:val="center"/>
              <w:rPr/>
            </w:pPr>
            <w:r w:rsidDel="00000000" w:rsidR="00000000" w:rsidRPr="00000000">
              <w:rPr>
                <w:rtl w:val="0"/>
              </w:rPr>
              <w:t xml:space="preserve">Quality assessment</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4">
            <w:pPr>
              <w:ind w:firstLine="40"/>
              <w:jc w:val="center"/>
              <w:rPr/>
            </w:pPr>
            <w:r w:rsidDel="00000000" w:rsidR="00000000" w:rsidRPr="00000000">
              <w:rPr>
                <w:rtl w:val="0"/>
              </w:rPr>
              <w:t xml:space="preserve">Translation difficulty</w:t>
            </w:r>
          </w:p>
          <w:p w:rsidR="00000000" w:rsidDel="00000000" w:rsidP="00000000" w:rsidRDefault="00000000" w:rsidRPr="00000000" w14:paraId="00000675">
            <w:pPr>
              <w:ind w:firstLine="40"/>
              <w:jc w:val="center"/>
              <w:rPr/>
            </w:pPr>
            <w:r w:rsidDel="00000000" w:rsidR="00000000" w:rsidRPr="00000000">
              <w:rPr>
                <w:rtl w:val="0"/>
              </w:rPr>
              <w:t xml:space="preserve">(N)</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6">
            <w:pPr>
              <w:ind w:firstLine="40"/>
              <w:rPr/>
            </w:pPr>
            <w:r w:rsidDel="00000000" w:rsidR="00000000" w:rsidRPr="00000000">
              <w:rPr>
                <w:rtl w:val="0"/>
              </w:rPr>
              <w:t xml:space="preserve">D-Other_1: People should always keep promises that they made to another person, no matter who that person is. (N=66)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7">
            <w:pPr>
              <w:ind w:firstLine="40"/>
              <w:rPr/>
            </w:pPr>
            <w:r w:rsidDel="00000000" w:rsidR="00000000" w:rsidRPr="00000000">
              <w:rPr>
                <w:rtl w:val="0"/>
              </w:rPr>
              <w:t xml:space="preserve">57.6% (38)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8">
            <w:pPr>
              <w:ind w:firstLine="40"/>
              <w:rPr/>
            </w:pPr>
            <w:r w:rsidDel="00000000" w:rsidR="00000000" w:rsidRPr="00000000">
              <w:rPr>
                <w:rtl w:val="0"/>
              </w:rPr>
              <w:t xml:space="preserve">100%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9">
            <w:pPr>
              <w:ind w:firstLine="40"/>
              <w:rPr/>
            </w:pPr>
            <w:r w:rsidDel="00000000" w:rsidR="00000000" w:rsidRPr="00000000">
              <w:rPr>
                <w:rtl w:val="0"/>
              </w:rPr>
              <w:t xml:space="preserve">M=3.66 SD=0.75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A">
            <w:pPr>
              <w:ind w:firstLine="40"/>
              <w:rPr/>
            </w:pPr>
            <w:r w:rsidDel="00000000" w:rsidR="00000000" w:rsidRPr="00000000">
              <w:rPr>
                <w:rtl w:val="0"/>
              </w:rPr>
              <w:t xml:space="preserve">M=1.57</w:t>
            </w:r>
          </w:p>
          <w:p w:rsidR="00000000" w:rsidDel="00000000" w:rsidP="00000000" w:rsidRDefault="00000000" w:rsidRPr="00000000" w14:paraId="0000067B">
            <w:pPr>
              <w:ind w:firstLine="40"/>
              <w:rPr/>
            </w:pPr>
            <w:r w:rsidDel="00000000" w:rsidR="00000000" w:rsidRPr="00000000">
              <w:rPr>
                <w:rtl w:val="0"/>
              </w:rPr>
              <w:t xml:space="preserve">SD=0.70</w:t>
            </w:r>
          </w:p>
          <w:p w:rsidR="00000000" w:rsidDel="00000000" w:rsidP="00000000" w:rsidRDefault="00000000" w:rsidRPr="00000000" w14:paraId="0000067C">
            <w:pPr>
              <w:ind w:firstLine="40"/>
              <w:rPr/>
            </w:pPr>
            <w:r w:rsidDel="00000000" w:rsidR="00000000" w:rsidRPr="00000000">
              <w:rPr>
                <w:rtl w:val="0"/>
              </w:rPr>
              <w:t xml:space="preserve">(44)</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7D">
            <w:pPr>
              <w:ind w:firstLine="40"/>
              <w:rPr/>
            </w:pPr>
            <w:r w:rsidDel="00000000" w:rsidR="00000000" w:rsidRPr="00000000">
              <w:rPr>
                <w:rtl w:val="0"/>
              </w:rPr>
              <w:t xml:space="preserve">D-Other_2: People should never talk about others behind their back in a negative way (N=64).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E">
            <w:pPr>
              <w:ind w:firstLine="40"/>
              <w:rPr/>
            </w:pPr>
            <w:r w:rsidDel="00000000" w:rsidR="00000000" w:rsidRPr="00000000">
              <w:rPr>
                <w:rtl w:val="0"/>
              </w:rPr>
              <w:t xml:space="preserve">51.6% (33)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F">
            <w:pPr>
              <w:ind w:firstLine="40"/>
              <w:rPr/>
            </w:pPr>
            <w:r w:rsidDel="00000000" w:rsidR="00000000" w:rsidRPr="00000000">
              <w:rPr>
                <w:rtl w:val="0"/>
              </w:rPr>
              <w:t xml:space="preserve">42.9%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0">
            <w:pPr>
              <w:ind w:firstLine="40"/>
              <w:rPr/>
            </w:pPr>
            <w:r w:rsidDel="00000000" w:rsidR="00000000" w:rsidRPr="00000000">
              <w:rPr>
                <w:rtl w:val="0"/>
              </w:rPr>
              <w:t xml:space="preserve">M=3.55</w:t>
            </w:r>
          </w:p>
          <w:p w:rsidR="00000000" w:rsidDel="00000000" w:rsidP="00000000" w:rsidRDefault="00000000" w:rsidRPr="00000000" w14:paraId="00000681">
            <w:pPr>
              <w:ind w:firstLine="40"/>
              <w:rPr/>
            </w:pPr>
            <w:r w:rsidDel="00000000" w:rsidR="00000000" w:rsidRPr="00000000">
              <w:rPr>
                <w:rtl w:val="0"/>
              </w:rPr>
              <w:t xml:space="preserve">SD=0.71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2">
            <w:pPr>
              <w:ind w:firstLine="40"/>
              <w:rPr/>
            </w:pPr>
            <w:r w:rsidDel="00000000" w:rsidR="00000000" w:rsidRPr="00000000">
              <w:rPr>
                <w:rtl w:val="0"/>
              </w:rPr>
              <w:t xml:space="preserve">M=1.50</w:t>
            </w:r>
          </w:p>
          <w:p w:rsidR="00000000" w:rsidDel="00000000" w:rsidP="00000000" w:rsidRDefault="00000000" w:rsidRPr="00000000" w14:paraId="00000683">
            <w:pPr>
              <w:ind w:firstLine="40"/>
              <w:rPr/>
            </w:pPr>
            <w:r w:rsidDel="00000000" w:rsidR="00000000" w:rsidRPr="00000000">
              <w:rPr>
                <w:rtl w:val="0"/>
              </w:rPr>
              <w:t xml:space="preserve">SD=0.74</w:t>
            </w:r>
          </w:p>
          <w:p w:rsidR="00000000" w:rsidDel="00000000" w:rsidP="00000000" w:rsidRDefault="00000000" w:rsidRPr="00000000" w14:paraId="00000684">
            <w:pPr>
              <w:ind w:firstLine="40"/>
              <w:rPr/>
            </w:pPr>
            <w:r w:rsidDel="00000000" w:rsidR="00000000" w:rsidRPr="00000000">
              <w:rPr>
                <w:rtl w:val="0"/>
              </w:rPr>
              <w:t xml:space="preserve">(42)</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5">
            <w:pPr>
              <w:ind w:firstLine="40"/>
              <w:rPr/>
            </w:pPr>
            <w:r w:rsidDel="00000000" w:rsidR="00000000" w:rsidRPr="00000000">
              <w:rPr>
                <w:rtl w:val="0"/>
              </w:rPr>
              <w:t xml:space="preserve">D_Other_3: People should not lie to another person, no matter who that person is. (N=65)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6">
            <w:pPr>
              <w:ind w:firstLine="40"/>
              <w:rPr/>
            </w:pPr>
            <w:r w:rsidDel="00000000" w:rsidR="00000000" w:rsidRPr="00000000">
              <w:rPr>
                <w:rtl w:val="0"/>
              </w:rPr>
              <w:t xml:space="preserve">63.1% (41)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7">
            <w:pPr>
              <w:ind w:firstLine="40"/>
              <w:rPr/>
            </w:pPr>
            <w:r w:rsidDel="00000000" w:rsidR="00000000" w:rsidRPr="00000000">
              <w:rPr>
                <w:rtl w:val="0"/>
              </w:rPr>
              <w:t xml:space="preserve">87.5% (8)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8">
            <w:pPr>
              <w:ind w:firstLine="40"/>
              <w:rPr/>
            </w:pPr>
            <w:r w:rsidDel="00000000" w:rsidR="00000000" w:rsidRPr="00000000">
              <w:rPr>
                <w:rtl w:val="0"/>
              </w:rPr>
              <w:t xml:space="preserve">M=3.65</w:t>
            </w:r>
          </w:p>
          <w:p w:rsidR="00000000" w:rsidDel="00000000" w:rsidP="00000000" w:rsidRDefault="00000000" w:rsidRPr="00000000" w14:paraId="00000689">
            <w:pPr>
              <w:ind w:firstLine="40"/>
              <w:rPr/>
            </w:pPr>
            <w:r w:rsidDel="00000000" w:rsidR="00000000" w:rsidRPr="00000000">
              <w:rPr>
                <w:rtl w:val="0"/>
              </w:rPr>
              <w:t xml:space="preserve">SD=0.74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A">
            <w:pPr>
              <w:ind w:firstLine="40"/>
              <w:rPr/>
            </w:pPr>
            <w:r w:rsidDel="00000000" w:rsidR="00000000" w:rsidRPr="00000000">
              <w:rPr>
                <w:rtl w:val="0"/>
              </w:rPr>
              <w:t xml:space="preserve">M=1.43</w:t>
            </w:r>
          </w:p>
          <w:p w:rsidR="00000000" w:rsidDel="00000000" w:rsidP="00000000" w:rsidRDefault="00000000" w:rsidRPr="00000000" w14:paraId="0000068B">
            <w:pPr>
              <w:ind w:firstLine="40"/>
              <w:rPr/>
            </w:pPr>
            <w:r w:rsidDel="00000000" w:rsidR="00000000" w:rsidRPr="00000000">
              <w:rPr>
                <w:rtl w:val="0"/>
              </w:rPr>
              <w:t xml:space="preserve">SD=0.66</w:t>
            </w:r>
          </w:p>
          <w:p w:rsidR="00000000" w:rsidDel="00000000" w:rsidP="00000000" w:rsidRDefault="00000000" w:rsidRPr="00000000" w14:paraId="0000068C">
            <w:pPr>
              <w:ind w:firstLine="40"/>
              <w:rPr/>
            </w:pPr>
            <w:r w:rsidDel="00000000" w:rsidR="00000000" w:rsidRPr="00000000">
              <w:rPr>
                <w:rtl w:val="0"/>
              </w:rPr>
              <w:t xml:space="preserve">(46)</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8D">
            <w:pPr>
              <w:ind w:firstLine="40"/>
              <w:rPr/>
            </w:pPr>
            <w:r w:rsidDel="00000000" w:rsidR="00000000" w:rsidRPr="00000000">
              <w:rPr>
                <w:rtl w:val="0"/>
              </w:rPr>
              <w:t xml:space="preserve">D-Other_4: People should be treated with respect, no matter who they are. (N=64)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E">
            <w:pPr>
              <w:ind w:firstLine="40"/>
              <w:rPr/>
            </w:pPr>
            <w:r w:rsidDel="00000000" w:rsidR="00000000" w:rsidRPr="00000000">
              <w:rPr>
                <w:rtl w:val="0"/>
              </w:rPr>
              <w:t xml:space="preserve">81.3% (52)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F">
            <w:pPr>
              <w:ind w:firstLine="40"/>
              <w:rPr/>
            </w:pPr>
            <w:r w:rsidDel="00000000" w:rsidR="00000000" w:rsidRPr="00000000">
              <w:rPr>
                <w:rtl w:val="0"/>
              </w:rPr>
              <w:t xml:space="preserve">71.4%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0">
            <w:pPr>
              <w:ind w:firstLine="40"/>
              <w:rPr/>
            </w:pPr>
            <w:r w:rsidDel="00000000" w:rsidR="00000000" w:rsidRPr="00000000">
              <w:rPr>
                <w:rtl w:val="0"/>
              </w:rPr>
              <w:t xml:space="preserve">M=4.25</w:t>
            </w:r>
          </w:p>
          <w:p w:rsidR="00000000" w:rsidDel="00000000" w:rsidP="00000000" w:rsidRDefault="00000000" w:rsidRPr="00000000" w14:paraId="00000691">
            <w:pPr>
              <w:ind w:firstLine="40"/>
              <w:rPr/>
            </w:pPr>
            <w:r w:rsidDel="00000000" w:rsidR="00000000" w:rsidRPr="00000000">
              <w:rPr>
                <w:rtl w:val="0"/>
              </w:rPr>
              <w:t xml:space="preserve">SD=0.74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2">
            <w:pPr>
              <w:ind w:firstLine="40"/>
              <w:rPr/>
            </w:pPr>
            <w:r w:rsidDel="00000000" w:rsidR="00000000" w:rsidRPr="00000000">
              <w:rPr>
                <w:rtl w:val="0"/>
              </w:rPr>
              <w:t xml:space="preserve">M=1.44</w:t>
            </w:r>
          </w:p>
          <w:p w:rsidR="00000000" w:rsidDel="00000000" w:rsidP="00000000" w:rsidRDefault="00000000" w:rsidRPr="00000000" w14:paraId="00000693">
            <w:pPr>
              <w:ind w:firstLine="40"/>
              <w:rPr/>
            </w:pPr>
            <w:r w:rsidDel="00000000" w:rsidR="00000000" w:rsidRPr="00000000">
              <w:rPr>
                <w:rtl w:val="0"/>
              </w:rPr>
              <w:t xml:space="preserve">SD=0.62</w:t>
            </w:r>
          </w:p>
          <w:p w:rsidR="00000000" w:rsidDel="00000000" w:rsidP="00000000" w:rsidRDefault="00000000" w:rsidRPr="00000000" w14:paraId="00000694">
            <w:pPr>
              <w:ind w:firstLine="40"/>
              <w:rPr/>
            </w:pPr>
            <w:r w:rsidDel="00000000" w:rsidR="00000000" w:rsidRPr="00000000">
              <w:rPr>
                <w:rtl w:val="0"/>
              </w:rPr>
              <w:t xml:space="preserve">(48)</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95">
            <w:pPr>
              <w:ind w:firstLine="40"/>
              <w:rPr/>
            </w:pPr>
            <w:r w:rsidDel="00000000" w:rsidR="00000000" w:rsidRPr="00000000">
              <w:rPr>
                <w:rtl w:val="0"/>
              </w:rPr>
              <w:t xml:space="preserve">D-Other_5: People should keep the secrets they have been trusted with, no matter whose secret it is. (N=63)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6">
            <w:pPr>
              <w:ind w:firstLine="40"/>
              <w:rPr/>
            </w:pPr>
            <w:r w:rsidDel="00000000" w:rsidR="00000000" w:rsidRPr="00000000">
              <w:rPr>
                <w:rtl w:val="0"/>
              </w:rPr>
              <w:t xml:space="preserve">42.9% (27)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7">
            <w:pPr>
              <w:ind w:firstLine="40"/>
              <w:rPr/>
            </w:pPr>
            <w:r w:rsidDel="00000000" w:rsidR="00000000" w:rsidRPr="00000000">
              <w:rPr>
                <w:rtl w:val="0"/>
              </w:rPr>
              <w:t xml:space="preserve">63.6% (7)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8">
            <w:pPr>
              <w:ind w:firstLine="40"/>
              <w:rPr/>
            </w:pPr>
            <w:r w:rsidDel="00000000" w:rsidR="00000000" w:rsidRPr="00000000">
              <w:rPr>
                <w:rtl w:val="0"/>
              </w:rPr>
              <w:t xml:space="preserve">M=3.11</w:t>
            </w:r>
          </w:p>
          <w:p w:rsidR="00000000" w:rsidDel="00000000" w:rsidP="00000000" w:rsidRDefault="00000000" w:rsidRPr="00000000" w14:paraId="00000699">
            <w:pPr>
              <w:ind w:firstLine="40"/>
              <w:rPr/>
            </w:pPr>
            <w:r w:rsidDel="00000000" w:rsidR="00000000" w:rsidRPr="00000000">
              <w:rPr>
                <w:rtl w:val="0"/>
              </w:rPr>
              <w:t xml:space="preserve">SD=0.97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A">
            <w:pPr>
              <w:ind w:firstLine="40"/>
              <w:rPr/>
            </w:pPr>
            <w:r w:rsidDel="00000000" w:rsidR="00000000" w:rsidRPr="00000000">
              <w:rPr>
                <w:rtl w:val="0"/>
              </w:rPr>
              <w:t xml:space="preserve">M=1.79</w:t>
            </w:r>
          </w:p>
          <w:p w:rsidR="00000000" w:rsidDel="00000000" w:rsidP="00000000" w:rsidRDefault="00000000" w:rsidRPr="00000000" w14:paraId="0000069B">
            <w:pPr>
              <w:ind w:firstLine="40"/>
              <w:rPr/>
            </w:pPr>
            <w:r w:rsidDel="00000000" w:rsidR="00000000" w:rsidRPr="00000000">
              <w:rPr>
                <w:rtl w:val="0"/>
              </w:rPr>
              <w:t xml:space="preserve">SD=0.83</w:t>
            </w:r>
          </w:p>
          <w:p w:rsidR="00000000" w:rsidDel="00000000" w:rsidP="00000000" w:rsidRDefault="00000000" w:rsidRPr="00000000" w14:paraId="0000069C">
            <w:pPr>
              <w:ind w:firstLine="40"/>
              <w:rPr/>
            </w:pPr>
            <w:r w:rsidDel="00000000" w:rsidR="00000000" w:rsidRPr="00000000">
              <w:rPr>
                <w:rtl w:val="0"/>
              </w:rPr>
              <w:t xml:space="preserve">(43)</w:t>
            </w:r>
          </w:p>
        </w:tc>
      </w:tr>
      <w:tr>
        <w:trPr>
          <w:cantSplit w:val="0"/>
          <w:trHeight w:val="1155" w:hRule="atLeast"/>
          <w:tblHeader w:val="0"/>
        </w:trPr>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9D">
            <w:pPr>
              <w:ind w:firstLine="40"/>
              <w:rPr/>
            </w:pPr>
            <w:r w:rsidDel="00000000" w:rsidR="00000000" w:rsidRPr="00000000">
              <w:rPr>
                <w:rtl w:val="0"/>
              </w:rPr>
              <w:t xml:space="preserve">D-Other_6: People should respect others’ right to have a different opinion or a different lifestyle. (N=66)</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E">
            <w:pPr>
              <w:ind w:firstLine="40"/>
              <w:rPr/>
            </w:pPr>
            <w:r w:rsidDel="00000000" w:rsidR="00000000" w:rsidRPr="00000000">
              <w:rPr>
                <w:rtl w:val="0"/>
              </w:rPr>
              <w:t xml:space="preserve">84.8% (56)</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F">
            <w:pPr>
              <w:ind w:firstLine="40"/>
              <w:rPr/>
            </w:pPr>
            <w:r w:rsidDel="00000000" w:rsidR="00000000" w:rsidRPr="00000000">
              <w:rPr>
                <w:rtl w:val="0"/>
              </w:rPr>
              <w:t xml:space="preserve">76.9% (10)</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0">
            <w:pPr>
              <w:ind w:firstLine="40"/>
              <w:rPr/>
            </w:pPr>
            <w:r w:rsidDel="00000000" w:rsidR="00000000" w:rsidRPr="00000000">
              <w:rPr>
                <w:rtl w:val="0"/>
              </w:rPr>
              <w:t xml:space="preserve">M=4.00</w:t>
            </w:r>
          </w:p>
          <w:p w:rsidR="00000000" w:rsidDel="00000000" w:rsidP="00000000" w:rsidRDefault="00000000" w:rsidRPr="00000000" w14:paraId="000006A1">
            <w:pPr>
              <w:ind w:firstLine="40"/>
              <w:rPr/>
            </w:pPr>
            <w:r w:rsidDel="00000000" w:rsidR="00000000" w:rsidRPr="00000000">
              <w:rPr>
                <w:rtl w:val="0"/>
              </w:rPr>
              <w:t xml:space="preserve">SD=0.83</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2">
            <w:pPr>
              <w:ind w:firstLine="40"/>
              <w:rPr/>
            </w:pPr>
            <w:r w:rsidDel="00000000" w:rsidR="00000000" w:rsidRPr="00000000">
              <w:rPr>
                <w:rtl w:val="0"/>
              </w:rPr>
              <w:t xml:space="preserve">M=1.68</w:t>
            </w:r>
          </w:p>
          <w:p w:rsidR="00000000" w:rsidDel="00000000" w:rsidP="00000000" w:rsidRDefault="00000000" w:rsidRPr="00000000" w14:paraId="000006A3">
            <w:pPr>
              <w:ind w:firstLine="40"/>
              <w:rPr/>
            </w:pPr>
            <w:r w:rsidDel="00000000" w:rsidR="00000000" w:rsidRPr="00000000">
              <w:rPr>
                <w:rtl w:val="0"/>
              </w:rPr>
              <w:t xml:space="preserve">SD=0.70</w:t>
            </w:r>
          </w:p>
          <w:p w:rsidR="00000000" w:rsidDel="00000000" w:rsidP="00000000" w:rsidRDefault="00000000" w:rsidRPr="00000000" w14:paraId="000006A4">
            <w:pPr>
              <w:ind w:firstLine="40"/>
              <w:rPr/>
            </w:pPr>
            <w:r w:rsidDel="00000000" w:rsidR="00000000" w:rsidRPr="00000000">
              <w:rPr>
                <w:rtl w:val="0"/>
              </w:rPr>
              <w:t xml:space="preserve">(47)</w:t>
            </w:r>
          </w:p>
        </w:tc>
      </w:tr>
    </w:tbl>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two items passed all quality checks: “People should be treated with respect, no matter who they are” and “People should respect others’ right to have a different opinion or a different lifestyle.” Some collaborators pointed out that the moral norms that we used in formulating dignity items, like not lying or talking about people behind their back, are in fact universally important across cultures and are not unique to dignity cultures. What is unique to dignity cultures is the idea that all people should be treated with dignity and respect, no matter who they are. We therefore moved away from using specific moral issues in the item wording and instead used items (some suggested by collaborators, some new) that focus exclusively on this aspect of treating others with dignity, no matter who they are. We kept the two items that passed the quality control checks, but slightly modified the second item from the initial list by removing the reference to “lifestyle”, as we used “lifestyle” in one of the other items. The revised list of dignity-other items was as follows:</w:t>
      </w:r>
    </w:p>
    <w:p w:rsidR="00000000" w:rsidDel="00000000" w:rsidP="00000000" w:rsidRDefault="00000000" w:rsidRPr="00000000" w14:paraId="000006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treated with respect, no matter who they are.</w:t>
      </w:r>
    </w:p>
    <w:p w:rsidR="00000000" w:rsidDel="00000000" w:rsidP="00000000" w:rsidRDefault="00000000" w:rsidRPr="00000000" w14:paraId="000006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respect others’ right to have a different opinion.</w:t>
      </w:r>
    </w:p>
    <w:p w:rsidR="00000000" w:rsidDel="00000000" w:rsidP="00000000" w:rsidRDefault="00000000" w:rsidRPr="00000000" w14:paraId="000006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are equally worthy of respect regardless of their beliefs or lifestyle.</w:t>
      </w:r>
    </w:p>
    <w:p w:rsidR="00000000" w:rsidDel="00000000" w:rsidP="00000000" w:rsidRDefault="00000000" w:rsidRPr="00000000" w14:paraId="000006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treated with dignity no matter who they are or where they are from.</w:t>
      </w:r>
    </w:p>
    <w:p w:rsidR="00000000" w:rsidDel="00000000" w:rsidP="00000000" w:rsidRDefault="00000000" w:rsidRPr="00000000" w14:paraId="000006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respect others’ choices, even if they disagree with them.</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highlight w:val="yellow"/>
          <w:rtl w:val="0"/>
        </w:rPr>
        <w:t xml:space="preserve">Table S6.3.</w:t>
      </w:r>
      <w:r w:rsidDel="00000000" w:rsidR="00000000" w:rsidRPr="00000000">
        <w:rPr>
          <w:rtl w:val="0"/>
        </w:rPr>
        <w:t xml:space="preserve"> Quality assessment of honor-self items</w:t>
      </w:r>
    </w:p>
    <w:p w:rsidR="00000000" w:rsidDel="00000000" w:rsidP="00000000" w:rsidRDefault="00000000" w:rsidRPr="00000000" w14:paraId="000006AE">
      <w:pPr>
        <w:rPr/>
      </w:pPr>
      <w:r w:rsidDel="00000000" w:rsidR="00000000" w:rsidRPr="00000000">
        <w:rPr>
          <w:rtl w:val="0"/>
        </w:rPr>
      </w:r>
    </w:p>
    <w:tbl>
      <w:tblPr>
        <w:tblStyle w:val="Table1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725"/>
        <w:gridCol w:w="1740"/>
        <w:gridCol w:w="1470"/>
        <w:gridCol w:w="1545"/>
        <w:tblGridChange w:id="0">
          <w:tblGrid>
            <w:gridCol w:w="2655"/>
            <w:gridCol w:w="1725"/>
            <w:gridCol w:w="1740"/>
            <w:gridCol w:w="1470"/>
            <w:gridCol w:w="1545"/>
          </w:tblGrid>
        </w:tblGridChange>
      </w:tblGrid>
      <w:tr>
        <w:trPr>
          <w:cantSplit w:val="0"/>
          <w:trHeight w:val="855" w:hRule="atLeast"/>
          <w:tblHeader w:val="0"/>
        </w:trPr>
        <w:tc>
          <w:tcPr>
            <w:tcBorders>
              <w:top w:color="000000" w:space="0" w:sz="6" w:val="single"/>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F">
            <w:pPr>
              <w:ind w:firstLine="40"/>
              <w:rPr/>
            </w:pPr>
            <w:r w:rsidDel="00000000" w:rsidR="00000000" w:rsidRPr="00000000">
              <w:rPr>
                <w:rtl w:val="0"/>
              </w:rPr>
              <w:t xml:space="preserve">Item</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0">
            <w:pPr>
              <w:ind w:firstLine="40"/>
              <w:jc w:val="center"/>
              <w:rPr/>
            </w:pPr>
            <w:r w:rsidDel="00000000" w:rsidR="00000000" w:rsidRPr="00000000">
              <w:rPr>
                <w:rtl w:val="0"/>
              </w:rPr>
              <w:t xml:space="preserve">% guessed the construct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1">
            <w:pPr>
              <w:ind w:firstLine="40"/>
              <w:jc w:val="center"/>
              <w:rPr/>
            </w:pPr>
            <w:r w:rsidDel="00000000" w:rsidR="00000000" w:rsidRPr="00000000">
              <w:rPr>
                <w:rtl w:val="0"/>
              </w:rPr>
              <w:t xml:space="preserve">% of experts who guessed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2">
            <w:pPr>
              <w:ind w:firstLine="40"/>
              <w:jc w:val="center"/>
              <w:rPr/>
            </w:pPr>
            <w:r w:rsidDel="00000000" w:rsidR="00000000" w:rsidRPr="00000000">
              <w:rPr>
                <w:rtl w:val="0"/>
              </w:rPr>
              <w:t xml:space="preserve">Quality assessment</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3">
            <w:pPr>
              <w:ind w:firstLine="40"/>
              <w:jc w:val="center"/>
              <w:rPr/>
            </w:pPr>
            <w:r w:rsidDel="00000000" w:rsidR="00000000" w:rsidRPr="00000000">
              <w:rPr>
                <w:rtl w:val="0"/>
              </w:rPr>
              <w:t xml:space="preserve">Translation difficulty</w:t>
            </w:r>
          </w:p>
          <w:p w:rsidR="00000000" w:rsidDel="00000000" w:rsidP="00000000" w:rsidRDefault="00000000" w:rsidRPr="00000000" w14:paraId="000006B4">
            <w:pPr>
              <w:ind w:firstLine="40"/>
              <w:jc w:val="center"/>
              <w:rPr/>
            </w:pPr>
            <w:r w:rsidDel="00000000" w:rsidR="00000000" w:rsidRPr="00000000">
              <w:rPr>
                <w:rtl w:val="0"/>
              </w:rPr>
              <w:t xml:space="preserve">(N)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5">
            <w:pPr>
              <w:ind w:firstLine="40"/>
              <w:rPr/>
            </w:pPr>
            <w:r w:rsidDel="00000000" w:rsidR="00000000" w:rsidRPr="00000000">
              <w:rPr>
                <w:rtl w:val="0"/>
              </w:rPr>
              <w:t xml:space="preserve">H-Self_1: People should be ready to defend their honor at any cost. (N=60)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6">
            <w:pPr>
              <w:ind w:firstLine="40"/>
              <w:rPr/>
            </w:pPr>
            <w:r w:rsidDel="00000000" w:rsidR="00000000" w:rsidRPr="00000000">
              <w:rPr>
                <w:rtl w:val="0"/>
              </w:rPr>
              <w:t xml:space="preserve"> 81.7% (49)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7">
            <w:pPr>
              <w:ind w:firstLine="40"/>
              <w:rPr/>
            </w:pPr>
            <w:r w:rsidDel="00000000" w:rsidR="00000000" w:rsidRPr="00000000">
              <w:rPr>
                <w:rtl w:val="0"/>
              </w:rPr>
              <w:t xml:space="preserve">76.9% (10)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8">
            <w:pPr>
              <w:rPr/>
            </w:pPr>
            <w:r w:rsidDel="00000000" w:rsidR="00000000" w:rsidRPr="00000000">
              <w:rPr>
                <w:rtl w:val="0"/>
              </w:rPr>
              <w:t xml:space="preserve">M=4.33 SD=0.72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9">
            <w:pPr>
              <w:ind w:firstLine="40"/>
              <w:rPr/>
            </w:pPr>
            <w:r w:rsidDel="00000000" w:rsidR="00000000" w:rsidRPr="00000000">
              <w:rPr>
                <w:rtl w:val="0"/>
              </w:rPr>
              <w:t xml:space="preserve">M=1.52</w:t>
            </w:r>
          </w:p>
          <w:p w:rsidR="00000000" w:rsidDel="00000000" w:rsidP="00000000" w:rsidRDefault="00000000" w:rsidRPr="00000000" w14:paraId="000006BA">
            <w:pPr>
              <w:ind w:firstLine="40"/>
              <w:rPr/>
            </w:pPr>
            <w:r w:rsidDel="00000000" w:rsidR="00000000" w:rsidRPr="00000000">
              <w:rPr>
                <w:rtl w:val="0"/>
              </w:rPr>
              <w:t xml:space="preserve">SD=0.79</w:t>
            </w:r>
          </w:p>
          <w:p w:rsidR="00000000" w:rsidDel="00000000" w:rsidP="00000000" w:rsidRDefault="00000000" w:rsidRPr="00000000" w14:paraId="000006BB">
            <w:pPr>
              <w:ind w:firstLine="40"/>
              <w:rPr/>
            </w:pPr>
            <w:r w:rsidDel="00000000" w:rsidR="00000000" w:rsidRPr="00000000">
              <w:rPr>
                <w:rtl w:val="0"/>
              </w:rPr>
              <w:t xml:space="preserve">(44)</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C">
            <w:pPr>
              <w:ind w:firstLine="40"/>
              <w:rPr/>
            </w:pPr>
            <w:r w:rsidDel="00000000" w:rsidR="00000000" w:rsidRPr="00000000">
              <w:rPr>
                <w:rtl w:val="0"/>
              </w:rPr>
              <w:t xml:space="preserve">H-Self_2: People should punish those who insult them. (N=64)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D">
            <w:pPr>
              <w:ind w:firstLine="40"/>
              <w:rPr/>
            </w:pPr>
            <w:r w:rsidDel="00000000" w:rsidR="00000000" w:rsidRPr="00000000">
              <w:rPr>
                <w:rtl w:val="0"/>
              </w:rPr>
              <w:t xml:space="preserve">56.3% (36)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E">
            <w:pPr>
              <w:ind w:firstLine="40"/>
              <w:rPr/>
            </w:pPr>
            <w:r w:rsidDel="00000000" w:rsidR="00000000" w:rsidRPr="00000000">
              <w:rPr>
                <w:rtl w:val="0"/>
              </w:rPr>
              <w:t xml:space="preserve">80% (12)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F">
            <w:pPr>
              <w:ind w:firstLine="40"/>
              <w:rPr/>
            </w:pPr>
            <w:r w:rsidDel="00000000" w:rsidR="00000000" w:rsidRPr="00000000">
              <w:rPr>
                <w:rtl w:val="0"/>
              </w:rPr>
              <w:t xml:space="preserve">M=3.78</w:t>
            </w:r>
          </w:p>
          <w:p w:rsidR="00000000" w:rsidDel="00000000" w:rsidP="00000000" w:rsidRDefault="00000000" w:rsidRPr="00000000" w14:paraId="000006C0">
            <w:pPr>
              <w:ind w:firstLine="40"/>
              <w:rPr/>
            </w:pPr>
            <w:r w:rsidDel="00000000" w:rsidR="00000000" w:rsidRPr="00000000">
              <w:rPr>
                <w:rtl w:val="0"/>
              </w:rPr>
              <w:t xml:space="preserve">SD=0.80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1">
            <w:pPr>
              <w:ind w:firstLine="40"/>
              <w:rPr/>
            </w:pPr>
            <w:r w:rsidDel="00000000" w:rsidR="00000000" w:rsidRPr="00000000">
              <w:rPr>
                <w:rtl w:val="0"/>
              </w:rPr>
              <w:t xml:space="preserve">M=1.41</w:t>
            </w:r>
          </w:p>
          <w:p w:rsidR="00000000" w:rsidDel="00000000" w:rsidP="00000000" w:rsidRDefault="00000000" w:rsidRPr="00000000" w14:paraId="000006C2">
            <w:pPr>
              <w:ind w:firstLine="40"/>
              <w:rPr/>
            </w:pPr>
            <w:r w:rsidDel="00000000" w:rsidR="00000000" w:rsidRPr="00000000">
              <w:rPr>
                <w:rtl w:val="0"/>
              </w:rPr>
              <w:t xml:space="preserve">SD=0.66</w:t>
            </w:r>
          </w:p>
          <w:p w:rsidR="00000000" w:rsidDel="00000000" w:rsidP="00000000" w:rsidRDefault="00000000" w:rsidRPr="00000000" w14:paraId="000006C3">
            <w:pPr>
              <w:ind w:firstLine="40"/>
              <w:rPr/>
            </w:pPr>
            <w:r w:rsidDel="00000000" w:rsidR="00000000" w:rsidRPr="00000000">
              <w:rPr>
                <w:rtl w:val="0"/>
              </w:rPr>
              <w:t xml:space="preserve">(44)</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4">
            <w:pPr>
              <w:ind w:firstLine="40"/>
              <w:rPr/>
            </w:pPr>
            <w:r w:rsidDel="00000000" w:rsidR="00000000" w:rsidRPr="00000000">
              <w:rPr>
                <w:rtl w:val="0"/>
              </w:rPr>
              <w:t xml:space="preserve">H-Self_3: A person who has no honor is not worthy of respect. (N=65)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5">
            <w:pPr>
              <w:ind w:firstLine="40"/>
              <w:rPr/>
            </w:pPr>
            <w:r w:rsidDel="00000000" w:rsidR="00000000" w:rsidRPr="00000000">
              <w:rPr>
                <w:rtl w:val="0"/>
              </w:rPr>
              <w:t xml:space="preserve">75.4% (49)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6">
            <w:pPr>
              <w:rPr/>
            </w:pPr>
            <w:r w:rsidDel="00000000" w:rsidR="00000000" w:rsidRPr="00000000">
              <w:rPr>
                <w:rtl w:val="0"/>
              </w:rPr>
              <w:t xml:space="preserve">80% (12)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7">
            <w:pPr>
              <w:ind w:firstLine="40"/>
              <w:rPr/>
            </w:pPr>
            <w:r w:rsidDel="00000000" w:rsidR="00000000" w:rsidRPr="00000000">
              <w:rPr>
                <w:rtl w:val="0"/>
              </w:rPr>
              <w:t xml:space="preserve">M=3.88</w:t>
            </w:r>
          </w:p>
          <w:p w:rsidR="00000000" w:rsidDel="00000000" w:rsidP="00000000" w:rsidRDefault="00000000" w:rsidRPr="00000000" w14:paraId="000006C8">
            <w:pPr>
              <w:ind w:firstLine="40"/>
              <w:rPr/>
            </w:pPr>
            <w:r w:rsidDel="00000000" w:rsidR="00000000" w:rsidRPr="00000000">
              <w:rPr>
                <w:rtl w:val="0"/>
              </w:rPr>
              <w:t xml:space="preserve">SD=0.86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9">
            <w:pPr>
              <w:ind w:firstLine="40"/>
              <w:rPr/>
            </w:pPr>
            <w:r w:rsidDel="00000000" w:rsidR="00000000" w:rsidRPr="00000000">
              <w:rPr>
                <w:rtl w:val="0"/>
              </w:rPr>
              <w:t xml:space="preserve">M=1.75</w:t>
            </w:r>
          </w:p>
          <w:p w:rsidR="00000000" w:rsidDel="00000000" w:rsidP="00000000" w:rsidRDefault="00000000" w:rsidRPr="00000000" w14:paraId="000006CA">
            <w:pPr>
              <w:ind w:firstLine="40"/>
              <w:rPr/>
            </w:pPr>
            <w:r w:rsidDel="00000000" w:rsidR="00000000" w:rsidRPr="00000000">
              <w:rPr>
                <w:rtl w:val="0"/>
              </w:rPr>
              <w:t xml:space="preserve">SD=0.84</w:t>
            </w:r>
          </w:p>
          <w:p w:rsidR="00000000" w:rsidDel="00000000" w:rsidP="00000000" w:rsidRDefault="00000000" w:rsidRPr="00000000" w14:paraId="000006CB">
            <w:pPr>
              <w:ind w:firstLine="40"/>
              <w:rPr/>
            </w:pPr>
            <w:r w:rsidDel="00000000" w:rsidR="00000000" w:rsidRPr="00000000">
              <w:rPr>
                <w:rtl w:val="0"/>
              </w:rPr>
              <w:t xml:space="preserve">(40)</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CC">
            <w:pPr>
              <w:ind w:firstLine="40"/>
              <w:rPr/>
            </w:pPr>
            <w:r w:rsidDel="00000000" w:rsidR="00000000" w:rsidRPr="00000000">
              <w:rPr>
                <w:rtl w:val="0"/>
              </w:rPr>
              <w:t xml:space="preserve">H-Self_4: If a person is insulted and they don’t respond, they will look weak. (N=62)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D">
            <w:pPr>
              <w:ind w:firstLine="40"/>
              <w:rPr/>
            </w:pPr>
            <w:r w:rsidDel="00000000" w:rsidR="00000000" w:rsidRPr="00000000">
              <w:rPr>
                <w:rtl w:val="0"/>
              </w:rPr>
              <w:t xml:space="preserve">54.8% (34)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E">
            <w:pPr>
              <w:ind w:firstLine="40"/>
              <w:rPr/>
            </w:pPr>
            <w:r w:rsidDel="00000000" w:rsidR="00000000" w:rsidRPr="00000000">
              <w:rPr>
                <w:rtl w:val="0"/>
              </w:rPr>
              <w:t xml:space="preserve">71.4% (10)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F">
            <w:pPr>
              <w:ind w:firstLine="40"/>
              <w:rPr/>
            </w:pPr>
            <w:r w:rsidDel="00000000" w:rsidR="00000000" w:rsidRPr="00000000">
              <w:rPr>
                <w:rtl w:val="0"/>
              </w:rPr>
              <w:t xml:space="preserve">M=4.03</w:t>
            </w:r>
          </w:p>
          <w:p w:rsidR="00000000" w:rsidDel="00000000" w:rsidP="00000000" w:rsidRDefault="00000000" w:rsidRPr="00000000" w14:paraId="000006D0">
            <w:pPr>
              <w:ind w:firstLine="40"/>
              <w:rPr/>
            </w:pPr>
            <w:r w:rsidDel="00000000" w:rsidR="00000000" w:rsidRPr="00000000">
              <w:rPr>
                <w:rtl w:val="0"/>
              </w:rPr>
              <w:t xml:space="preserve">SD=0.76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1">
            <w:pPr>
              <w:ind w:firstLine="40"/>
              <w:rPr/>
            </w:pPr>
            <w:r w:rsidDel="00000000" w:rsidR="00000000" w:rsidRPr="00000000">
              <w:rPr>
                <w:rtl w:val="0"/>
              </w:rPr>
              <w:t xml:space="preserve">M=1.65</w:t>
            </w:r>
          </w:p>
          <w:p w:rsidR="00000000" w:rsidDel="00000000" w:rsidP="00000000" w:rsidRDefault="00000000" w:rsidRPr="00000000" w14:paraId="000006D2">
            <w:pPr>
              <w:ind w:firstLine="40"/>
              <w:rPr/>
            </w:pPr>
            <w:r w:rsidDel="00000000" w:rsidR="00000000" w:rsidRPr="00000000">
              <w:rPr>
                <w:rtl w:val="0"/>
              </w:rPr>
              <w:t xml:space="preserve">SD=0.81</w:t>
            </w:r>
          </w:p>
          <w:p w:rsidR="00000000" w:rsidDel="00000000" w:rsidP="00000000" w:rsidRDefault="00000000" w:rsidRPr="00000000" w14:paraId="000006D3">
            <w:pPr>
              <w:ind w:firstLine="40"/>
              <w:rPr/>
            </w:pPr>
            <w:r w:rsidDel="00000000" w:rsidR="00000000" w:rsidRPr="00000000">
              <w:rPr>
                <w:rtl w:val="0"/>
              </w:rPr>
              <w:t xml:space="preserve">(49)</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D4">
            <w:pPr>
              <w:rPr/>
            </w:pPr>
            <w:r w:rsidDel="00000000" w:rsidR="00000000" w:rsidRPr="00000000">
              <w:rPr>
                <w:rtl w:val="0"/>
              </w:rPr>
              <w:t xml:space="preserve">H-Self_5: A person must show strength to be respected. (N=66)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5">
            <w:pPr>
              <w:ind w:firstLine="40"/>
              <w:rPr/>
            </w:pPr>
            <w:r w:rsidDel="00000000" w:rsidR="00000000" w:rsidRPr="00000000">
              <w:rPr>
                <w:rtl w:val="0"/>
              </w:rPr>
              <w:t xml:space="preserve">65.2% (43)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6">
            <w:pPr>
              <w:ind w:firstLine="40"/>
              <w:rPr/>
            </w:pPr>
            <w:r w:rsidDel="00000000" w:rsidR="00000000" w:rsidRPr="00000000">
              <w:rPr>
                <w:rtl w:val="0"/>
              </w:rPr>
              <w:t xml:space="preserve">84.6% (11)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7">
            <w:pPr>
              <w:ind w:firstLine="40"/>
              <w:rPr/>
            </w:pPr>
            <w:r w:rsidDel="00000000" w:rsidR="00000000" w:rsidRPr="00000000">
              <w:rPr>
                <w:rtl w:val="0"/>
              </w:rPr>
              <w:t xml:space="preserve">M=3.79</w:t>
            </w:r>
          </w:p>
          <w:p w:rsidR="00000000" w:rsidDel="00000000" w:rsidP="00000000" w:rsidRDefault="00000000" w:rsidRPr="00000000" w14:paraId="000006D8">
            <w:pPr>
              <w:ind w:firstLine="40"/>
              <w:rPr/>
            </w:pPr>
            <w:r w:rsidDel="00000000" w:rsidR="00000000" w:rsidRPr="00000000">
              <w:rPr>
                <w:rtl w:val="0"/>
              </w:rPr>
              <w:t xml:space="preserve">SD=0.78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9">
            <w:pPr>
              <w:ind w:firstLine="40"/>
              <w:rPr/>
            </w:pPr>
            <w:r w:rsidDel="00000000" w:rsidR="00000000" w:rsidRPr="00000000">
              <w:rPr>
                <w:rtl w:val="0"/>
              </w:rPr>
              <w:t xml:space="preserve">M=1.51</w:t>
            </w:r>
          </w:p>
          <w:p w:rsidR="00000000" w:rsidDel="00000000" w:rsidP="00000000" w:rsidRDefault="00000000" w:rsidRPr="00000000" w14:paraId="000006DA">
            <w:pPr>
              <w:ind w:firstLine="40"/>
              <w:rPr/>
            </w:pPr>
            <w:r w:rsidDel="00000000" w:rsidR="00000000" w:rsidRPr="00000000">
              <w:rPr>
                <w:rtl w:val="0"/>
              </w:rPr>
              <w:t xml:space="preserve">SD=0.74</w:t>
            </w:r>
          </w:p>
          <w:p w:rsidR="00000000" w:rsidDel="00000000" w:rsidP="00000000" w:rsidRDefault="00000000" w:rsidRPr="00000000" w14:paraId="000006DB">
            <w:pPr>
              <w:ind w:firstLine="40"/>
              <w:rPr/>
            </w:pPr>
            <w:r w:rsidDel="00000000" w:rsidR="00000000" w:rsidRPr="00000000">
              <w:rPr>
                <w:rtl w:val="0"/>
              </w:rPr>
              <w:t xml:space="preserve">(43)</w:t>
            </w:r>
          </w:p>
        </w:tc>
      </w:tr>
      <w:tr>
        <w:trPr>
          <w:cantSplit w:val="0"/>
          <w:trHeight w:val="1155" w:hRule="atLeast"/>
          <w:tblHeader w:val="0"/>
        </w:trPr>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DC">
            <w:pPr>
              <w:ind w:firstLine="40"/>
              <w:rPr/>
            </w:pPr>
            <w:r w:rsidDel="00000000" w:rsidR="00000000" w:rsidRPr="00000000">
              <w:rPr>
                <w:rtl w:val="0"/>
              </w:rPr>
              <w:t xml:space="preserve">H-Self_6: People should not expect respect from others if they did not earn it. (N=66)</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D">
            <w:pPr>
              <w:ind w:firstLine="40"/>
              <w:rPr/>
            </w:pPr>
            <w:r w:rsidDel="00000000" w:rsidR="00000000" w:rsidRPr="00000000">
              <w:rPr>
                <w:rtl w:val="0"/>
              </w:rPr>
              <w:t xml:space="preserve">40.9% (27)</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E">
            <w:pPr>
              <w:ind w:firstLine="40"/>
              <w:rPr/>
            </w:pPr>
            <w:r w:rsidDel="00000000" w:rsidR="00000000" w:rsidRPr="00000000">
              <w:rPr>
                <w:rtl w:val="0"/>
              </w:rPr>
              <w:t xml:space="preserve">50% (7)</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F">
            <w:pPr>
              <w:rPr/>
            </w:pPr>
            <w:r w:rsidDel="00000000" w:rsidR="00000000" w:rsidRPr="00000000">
              <w:rPr>
                <w:rtl w:val="0"/>
              </w:rPr>
              <w:t xml:space="preserve">M=3.54</w:t>
            </w:r>
          </w:p>
          <w:p w:rsidR="00000000" w:rsidDel="00000000" w:rsidP="00000000" w:rsidRDefault="00000000" w:rsidRPr="00000000" w14:paraId="000006E0">
            <w:pPr>
              <w:rPr/>
            </w:pPr>
            <w:r w:rsidDel="00000000" w:rsidR="00000000" w:rsidRPr="00000000">
              <w:rPr>
                <w:rtl w:val="0"/>
              </w:rPr>
              <w:t xml:space="preserve">SD=0.71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1">
            <w:pPr>
              <w:ind w:firstLine="40"/>
              <w:rPr/>
            </w:pPr>
            <w:r w:rsidDel="00000000" w:rsidR="00000000" w:rsidRPr="00000000">
              <w:rPr>
                <w:rtl w:val="0"/>
              </w:rPr>
              <w:t xml:space="preserve">M=1.68</w:t>
            </w:r>
          </w:p>
          <w:p w:rsidR="00000000" w:rsidDel="00000000" w:rsidP="00000000" w:rsidRDefault="00000000" w:rsidRPr="00000000" w14:paraId="000006E2">
            <w:pPr>
              <w:ind w:firstLine="40"/>
              <w:rPr/>
            </w:pPr>
            <w:r w:rsidDel="00000000" w:rsidR="00000000" w:rsidRPr="00000000">
              <w:rPr>
                <w:rtl w:val="0"/>
              </w:rPr>
              <w:t xml:space="preserve">SD=0.77</w:t>
            </w:r>
          </w:p>
          <w:p w:rsidR="00000000" w:rsidDel="00000000" w:rsidP="00000000" w:rsidRDefault="00000000" w:rsidRPr="00000000" w14:paraId="000006E3">
            <w:pPr>
              <w:ind w:firstLine="40"/>
              <w:rPr/>
            </w:pPr>
            <w:r w:rsidDel="00000000" w:rsidR="00000000" w:rsidRPr="00000000">
              <w:rPr>
                <w:rtl w:val="0"/>
              </w:rPr>
              <w:t xml:space="preserve">(44)</w:t>
            </w:r>
          </w:p>
        </w:tc>
      </w:tr>
    </w:tbl>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two items passed all quality checks: “People should be ready to defend their honor at any cost” and “A person who has no honor is not worthy of respect”. Importantly, all items except the last one made the &gt;70% cut among the experts, so we focused on revising the existing items based on open responses from the collaborators rather than developing new items. The “strength” item was revised to read “People must show they can stand up for themselves to be respected”. Only one of the two “insult” items was retained: “If a person gets insulted and they don’t respond, they will look weak”. Finally, we added another item to supplement the list: “People should never tolerate being disrespected”, which is an adaptation of an item from Barnes et al. (2014). The revised list of honor-self items was as follows:</w:t>
      </w:r>
    </w:p>
    <w:p w:rsidR="00000000" w:rsidDel="00000000" w:rsidP="00000000" w:rsidRDefault="00000000" w:rsidRPr="00000000" w14:paraId="000006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ready to defend their honor at any cost</w:t>
      </w:r>
    </w:p>
    <w:p w:rsidR="00000000" w:rsidDel="00000000" w:rsidP="00000000" w:rsidRDefault="00000000" w:rsidRPr="00000000" w14:paraId="000006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 who has no honor is not worthy of respect</w:t>
      </w:r>
    </w:p>
    <w:p w:rsidR="00000000" w:rsidDel="00000000" w:rsidP="00000000" w:rsidRDefault="00000000" w:rsidRPr="00000000" w14:paraId="000006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must show they can stand up for themselves to be respected</w:t>
      </w:r>
    </w:p>
    <w:p w:rsidR="00000000" w:rsidDel="00000000" w:rsidP="00000000" w:rsidRDefault="00000000" w:rsidRPr="00000000" w14:paraId="000006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person gets insulted and they do not respond, they will look weak</w:t>
      </w:r>
    </w:p>
    <w:p w:rsidR="00000000" w:rsidDel="00000000" w:rsidP="00000000" w:rsidRDefault="00000000" w:rsidRPr="00000000" w14:paraId="000006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never tolerate being disrespected</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highlight w:val="yellow"/>
          <w:rtl w:val="0"/>
        </w:rPr>
        <w:t xml:space="preserve">Table S6.4.</w:t>
      </w:r>
      <w:r w:rsidDel="00000000" w:rsidR="00000000" w:rsidRPr="00000000">
        <w:rPr>
          <w:b w:val="1"/>
          <w:bCs w:val="1"/>
          <w:rtl w:val="0"/>
        </w:rPr>
        <w:t xml:space="preserve"> </w:t>
      </w:r>
      <w:r w:rsidDel="00000000" w:rsidR="00000000" w:rsidRPr="00000000">
        <w:rPr>
          <w:rtl w:val="0"/>
        </w:rPr>
        <w:t xml:space="preserve">Quality assessment of honor-other items</w:t>
      </w:r>
    </w:p>
    <w:p w:rsidR="00000000" w:rsidDel="00000000" w:rsidP="00000000" w:rsidRDefault="00000000" w:rsidRPr="00000000" w14:paraId="000006ED">
      <w:pPr>
        <w:rPr/>
      </w:pPr>
      <w:r w:rsidDel="00000000" w:rsidR="00000000" w:rsidRPr="00000000">
        <w:rPr>
          <w:rtl w:val="0"/>
        </w:rPr>
      </w:r>
    </w:p>
    <w:tbl>
      <w:tblPr>
        <w:tblStyle w:val="Table1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530"/>
        <w:gridCol w:w="1545"/>
        <w:gridCol w:w="1410"/>
        <w:gridCol w:w="1485"/>
        <w:tblGridChange w:id="0">
          <w:tblGrid>
            <w:gridCol w:w="3165"/>
            <w:gridCol w:w="1530"/>
            <w:gridCol w:w="1545"/>
            <w:gridCol w:w="1410"/>
            <w:gridCol w:w="1485"/>
          </w:tblGrid>
        </w:tblGridChange>
      </w:tblGrid>
      <w:tr>
        <w:trPr>
          <w:cantSplit w:val="0"/>
          <w:trHeight w:val="855" w:hRule="atLeast"/>
          <w:tblHeader w:val="0"/>
        </w:trPr>
        <w:tc>
          <w:tcPr>
            <w:tcBorders>
              <w:top w:color="000000" w:space="0" w:sz="6" w:val="single"/>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6EE">
            <w:pPr>
              <w:ind w:firstLine="40"/>
              <w:rPr/>
            </w:pPr>
            <w:r w:rsidDel="00000000" w:rsidR="00000000" w:rsidRPr="00000000">
              <w:rPr>
                <w:rtl w:val="0"/>
              </w:rPr>
              <w:t xml:space="preserve">Item</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F">
            <w:pPr>
              <w:ind w:firstLine="40"/>
              <w:jc w:val="center"/>
              <w:rPr/>
            </w:pPr>
            <w:r w:rsidDel="00000000" w:rsidR="00000000" w:rsidRPr="00000000">
              <w:rPr>
                <w:rtl w:val="0"/>
              </w:rPr>
              <w:t xml:space="preserve">% guessed the construct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0">
            <w:pPr>
              <w:ind w:firstLine="40"/>
              <w:jc w:val="center"/>
              <w:rPr/>
            </w:pPr>
            <w:r w:rsidDel="00000000" w:rsidR="00000000" w:rsidRPr="00000000">
              <w:rPr>
                <w:rtl w:val="0"/>
              </w:rPr>
              <w:t xml:space="preserve">% of experts who guessed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1">
            <w:pPr>
              <w:ind w:firstLine="40"/>
              <w:jc w:val="center"/>
              <w:rPr/>
            </w:pPr>
            <w:r w:rsidDel="00000000" w:rsidR="00000000" w:rsidRPr="00000000">
              <w:rPr>
                <w:rtl w:val="0"/>
              </w:rPr>
              <w:t xml:space="preserve">Quality assessment</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2">
            <w:pPr>
              <w:ind w:firstLine="40"/>
              <w:jc w:val="center"/>
              <w:rPr/>
            </w:pPr>
            <w:r w:rsidDel="00000000" w:rsidR="00000000" w:rsidRPr="00000000">
              <w:rPr>
                <w:rtl w:val="0"/>
              </w:rPr>
              <w:t xml:space="preserve">Translation difficulty</w:t>
            </w:r>
          </w:p>
          <w:p w:rsidR="00000000" w:rsidDel="00000000" w:rsidP="00000000" w:rsidRDefault="00000000" w:rsidRPr="00000000" w14:paraId="000006F3">
            <w:pPr>
              <w:ind w:firstLine="40"/>
              <w:jc w:val="center"/>
              <w:rPr/>
            </w:pPr>
            <w:r w:rsidDel="00000000" w:rsidR="00000000" w:rsidRPr="00000000">
              <w:rPr>
                <w:rtl w:val="0"/>
              </w:rPr>
              <w:t xml:space="preserve">(N)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F4">
            <w:pPr>
              <w:ind w:firstLine="40"/>
              <w:rPr/>
            </w:pPr>
            <w:r w:rsidDel="00000000" w:rsidR="00000000" w:rsidRPr="00000000">
              <w:rPr>
                <w:rtl w:val="0"/>
              </w:rPr>
              <w:t xml:space="preserve">H-Other_1: People should uphold and defend their family’s reputation. (N=62)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5">
            <w:pPr>
              <w:ind w:firstLine="40"/>
              <w:rPr/>
            </w:pPr>
            <w:r w:rsidDel="00000000" w:rsidR="00000000" w:rsidRPr="00000000">
              <w:rPr>
                <w:rtl w:val="0"/>
              </w:rPr>
              <w:t xml:space="preserve"> 79% (48)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6">
            <w:pPr>
              <w:ind w:firstLine="40"/>
              <w:rPr/>
            </w:pPr>
            <w:r w:rsidDel="00000000" w:rsidR="00000000" w:rsidRPr="00000000">
              <w:rPr>
                <w:rtl w:val="0"/>
              </w:rPr>
              <w:t xml:space="preserve">86.7% (13)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7">
            <w:pPr>
              <w:rPr/>
            </w:pPr>
            <w:r w:rsidDel="00000000" w:rsidR="00000000" w:rsidRPr="00000000">
              <w:rPr>
                <w:rtl w:val="0"/>
              </w:rPr>
              <w:t xml:space="preserve">M=4.16 SD=0.69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8">
            <w:pPr>
              <w:ind w:firstLine="40"/>
              <w:rPr/>
            </w:pPr>
            <w:r w:rsidDel="00000000" w:rsidR="00000000" w:rsidRPr="00000000">
              <w:rPr>
                <w:rtl w:val="0"/>
              </w:rPr>
              <w:t xml:space="preserve">M=1.62</w:t>
            </w:r>
          </w:p>
          <w:p w:rsidR="00000000" w:rsidDel="00000000" w:rsidP="00000000" w:rsidRDefault="00000000" w:rsidRPr="00000000" w14:paraId="000006F9">
            <w:pPr>
              <w:ind w:firstLine="40"/>
              <w:rPr/>
            </w:pPr>
            <w:r w:rsidDel="00000000" w:rsidR="00000000" w:rsidRPr="00000000">
              <w:rPr>
                <w:rtl w:val="0"/>
              </w:rPr>
              <w:t xml:space="preserve">SD=0.74</w:t>
            </w:r>
          </w:p>
          <w:p w:rsidR="00000000" w:rsidDel="00000000" w:rsidP="00000000" w:rsidRDefault="00000000" w:rsidRPr="00000000" w14:paraId="000006FA">
            <w:pPr>
              <w:ind w:firstLine="40"/>
              <w:rPr/>
            </w:pPr>
            <w:r w:rsidDel="00000000" w:rsidR="00000000" w:rsidRPr="00000000">
              <w:rPr>
                <w:rtl w:val="0"/>
              </w:rPr>
              <w:t xml:space="preserve">(47)</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FB">
            <w:pPr>
              <w:ind w:firstLine="40"/>
              <w:rPr/>
            </w:pPr>
            <w:r w:rsidDel="00000000" w:rsidR="00000000" w:rsidRPr="00000000">
              <w:rPr>
                <w:rtl w:val="0"/>
              </w:rPr>
              <w:t xml:space="preserve">H-Other_2: If a person’s friend’s reputation is questioned, they should come to their defense. (N=63)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C">
            <w:pPr>
              <w:ind w:firstLine="40"/>
              <w:rPr/>
            </w:pPr>
            <w:r w:rsidDel="00000000" w:rsidR="00000000" w:rsidRPr="00000000">
              <w:rPr>
                <w:rtl w:val="0"/>
              </w:rPr>
              <w:t xml:space="preserve">81% (51)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D">
            <w:pPr>
              <w:ind w:firstLine="40"/>
              <w:rPr/>
            </w:pPr>
            <w:r w:rsidDel="00000000" w:rsidR="00000000" w:rsidRPr="00000000">
              <w:rPr>
                <w:rtl w:val="0"/>
              </w:rPr>
              <w:t xml:space="preserve">76.9% (10)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E">
            <w:pPr>
              <w:ind w:firstLine="40"/>
              <w:rPr/>
            </w:pPr>
            <w:r w:rsidDel="00000000" w:rsidR="00000000" w:rsidRPr="00000000">
              <w:rPr>
                <w:rtl w:val="0"/>
              </w:rPr>
              <w:t xml:space="preserve">M=4.02</w:t>
            </w:r>
          </w:p>
          <w:p w:rsidR="00000000" w:rsidDel="00000000" w:rsidP="00000000" w:rsidRDefault="00000000" w:rsidRPr="00000000" w14:paraId="000006FF">
            <w:pPr>
              <w:ind w:firstLine="40"/>
              <w:rPr/>
            </w:pPr>
            <w:r w:rsidDel="00000000" w:rsidR="00000000" w:rsidRPr="00000000">
              <w:rPr>
                <w:rtl w:val="0"/>
              </w:rPr>
              <w:t xml:space="preserve">SD=0.63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0">
            <w:pPr>
              <w:ind w:firstLine="40"/>
              <w:rPr/>
            </w:pPr>
            <w:r w:rsidDel="00000000" w:rsidR="00000000" w:rsidRPr="00000000">
              <w:rPr>
                <w:rtl w:val="0"/>
              </w:rPr>
              <w:t xml:space="preserve">M=1.80</w:t>
            </w:r>
          </w:p>
          <w:p w:rsidR="00000000" w:rsidDel="00000000" w:rsidP="00000000" w:rsidRDefault="00000000" w:rsidRPr="00000000" w14:paraId="00000701">
            <w:pPr>
              <w:ind w:firstLine="40"/>
              <w:rPr/>
            </w:pPr>
            <w:r w:rsidDel="00000000" w:rsidR="00000000" w:rsidRPr="00000000">
              <w:rPr>
                <w:rtl w:val="0"/>
              </w:rPr>
              <w:t xml:space="preserve">SD=0.83</w:t>
            </w:r>
          </w:p>
          <w:p w:rsidR="00000000" w:rsidDel="00000000" w:rsidP="00000000" w:rsidRDefault="00000000" w:rsidRPr="00000000" w14:paraId="00000702">
            <w:pPr>
              <w:ind w:firstLine="40"/>
              <w:rPr/>
            </w:pPr>
            <w:r w:rsidDel="00000000" w:rsidR="00000000" w:rsidRPr="00000000">
              <w:rPr>
                <w:rtl w:val="0"/>
              </w:rPr>
              <w:t xml:space="preserve">(46)</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03">
            <w:pPr>
              <w:ind w:firstLine="40"/>
              <w:rPr/>
            </w:pPr>
            <w:r w:rsidDel="00000000" w:rsidR="00000000" w:rsidRPr="00000000">
              <w:rPr>
                <w:rtl w:val="0"/>
              </w:rPr>
              <w:t xml:space="preserve">H-Other_3: People should be concerned about damaging their families’ reputation. (N=63)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4">
            <w:pPr>
              <w:ind w:firstLine="40"/>
              <w:rPr/>
            </w:pPr>
            <w:r w:rsidDel="00000000" w:rsidR="00000000" w:rsidRPr="00000000">
              <w:rPr>
                <w:rtl w:val="0"/>
              </w:rPr>
              <w:t xml:space="preserve">77.8% (49)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5">
            <w:pPr>
              <w:rPr/>
            </w:pPr>
            <w:r w:rsidDel="00000000" w:rsidR="00000000" w:rsidRPr="00000000">
              <w:rPr>
                <w:rtl w:val="0"/>
              </w:rPr>
              <w:t xml:space="preserve">73.3% (11)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6">
            <w:pPr>
              <w:ind w:firstLine="40"/>
              <w:rPr/>
            </w:pPr>
            <w:r w:rsidDel="00000000" w:rsidR="00000000" w:rsidRPr="00000000">
              <w:rPr>
                <w:rtl w:val="0"/>
              </w:rPr>
              <w:t xml:space="preserve">M=4.19</w:t>
            </w:r>
          </w:p>
          <w:p w:rsidR="00000000" w:rsidDel="00000000" w:rsidP="00000000" w:rsidRDefault="00000000" w:rsidRPr="00000000" w14:paraId="00000707">
            <w:pPr>
              <w:ind w:firstLine="40"/>
              <w:rPr/>
            </w:pPr>
            <w:r w:rsidDel="00000000" w:rsidR="00000000" w:rsidRPr="00000000">
              <w:rPr>
                <w:rtl w:val="0"/>
              </w:rPr>
              <w:t xml:space="preserve">SD=0.61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8">
            <w:pPr>
              <w:ind w:firstLine="40"/>
              <w:rPr/>
            </w:pPr>
            <w:r w:rsidDel="00000000" w:rsidR="00000000" w:rsidRPr="00000000">
              <w:rPr>
                <w:rtl w:val="0"/>
              </w:rPr>
              <w:t xml:space="preserve">M=1.87</w:t>
            </w:r>
          </w:p>
          <w:p w:rsidR="00000000" w:rsidDel="00000000" w:rsidP="00000000" w:rsidRDefault="00000000" w:rsidRPr="00000000" w14:paraId="00000709">
            <w:pPr>
              <w:ind w:firstLine="40"/>
              <w:rPr/>
            </w:pPr>
            <w:r w:rsidDel="00000000" w:rsidR="00000000" w:rsidRPr="00000000">
              <w:rPr>
                <w:rtl w:val="0"/>
              </w:rPr>
              <w:t xml:space="preserve">SD=0.96</w:t>
            </w:r>
          </w:p>
          <w:p w:rsidR="00000000" w:rsidDel="00000000" w:rsidP="00000000" w:rsidRDefault="00000000" w:rsidRPr="00000000" w14:paraId="0000070A">
            <w:pPr>
              <w:ind w:firstLine="40"/>
              <w:rPr/>
            </w:pPr>
            <w:r w:rsidDel="00000000" w:rsidR="00000000" w:rsidRPr="00000000">
              <w:rPr>
                <w:rtl w:val="0"/>
              </w:rPr>
              <w:t xml:space="preserve">(38)</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0B">
            <w:pPr>
              <w:ind w:firstLine="40"/>
              <w:rPr/>
            </w:pPr>
            <w:r w:rsidDel="00000000" w:rsidR="00000000" w:rsidRPr="00000000">
              <w:rPr>
                <w:rtl w:val="0"/>
              </w:rPr>
              <w:t xml:space="preserve">H-Other_4: Men should protect the reputation of women they are related to. (N=63)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C">
            <w:pPr>
              <w:ind w:firstLine="40"/>
              <w:rPr/>
            </w:pPr>
            <w:r w:rsidDel="00000000" w:rsidR="00000000" w:rsidRPr="00000000">
              <w:rPr>
                <w:rtl w:val="0"/>
              </w:rPr>
              <w:t xml:space="preserve">58.7% (37)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D">
            <w:pPr>
              <w:ind w:firstLine="40"/>
              <w:rPr/>
            </w:pPr>
            <w:r w:rsidDel="00000000" w:rsidR="00000000" w:rsidRPr="00000000">
              <w:rPr>
                <w:rtl w:val="0"/>
              </w:rPr>
              <w:t xml:space="preserve">66.7% (8)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E">
            <w:pPr>
              <w:ind w:firstLine="40"/>
              <w:rPr/>
            </w:pPr>
            <w:r w:rsidDel="00000000" w:rsidR="00000000" w:rsidRPr="00000000">
              <w:rPr>
                <w:rtl w:val="0"/>
              </w:rPr>
              <w:t xml:space="preserve">M=3.72</w:t>
            </w:r>
          </w:p>
          <w:p w:rsidR="00000000" w:rsidDel="00000000" w:rsidP="00000000" w:rsidRDefault="00000000" w:rsidRPr="00000000" w14:paraId="0000070F">
            <w:pPr>
              <w:ind w:firstLine="40"/>
              <w:rPr/>
            </w:pPr>
            <w:r w:rsidDel="00000000" w:rsidR="00000000" w:rsidRPr="00000000">
              <w:rPr>
                <w:rtl w:val="0"/>
              </w:rPr>
              <w:t xml:space="preserve">SD=0.74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0">
            <w:pPr>
              <w:ind w:firstLine="40"/>
              <w:rPr/>
            </w:pPr>
            <w:r w:rsidDel="00000000" w:rsidR="00000000" w:rsidRPr="00000000">
              <w:rPr>
                <w:rtl w:val="0"/>
              </w:rPr>
              <w:t xml:space="preserve">M=1.59</w:t>
            </w:r>
          </w:p>
          <w:p w:rsidR="00000000" w:rsidDel="00000000" w:rsidP="00000000" w:rsidRDefault="00000000" w:rsidRPr="00000000" w14:paraId="00000711">
            <w:pPr>
              <w:ind w:firstLine="40"/>
              <w:rPr/>
            </w:pPr>
            <w:r w:rsidDel="00000000" w:rsidR="00000000" w:rsidRPr="00000000">
              <w:rPr>
                <w:rtl w:val="0"/>
              </w:rPr>
              <w:t xml:space="preserve">SD=0.66</w:t>
            </w:r>
          </w:p>
          <w:p w:rsidR="00000000" w:rsidDel="00000000" w:rsidP="00000000" w:rsidRDefault="00000000" w:rsidRPr="00000000" w14:paraId="00000712">
            <w:pPr>
              <w:ind w:firstLine="40"/>
              <w:rPr/>
            </w:pPr>
            <w:r w:rsidDel="00000000" w:rsidR="00000000" w:rsidRPr="00000000">
              <w:rPr>
                <w:rtl w:val="0"/>
              </w:rPr>
              <w:t xml:space="preserve">(44)</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13">
            <w:pPr>
              <w:rPr/>
            </w:pPr>
            <w:r w:rsidDel="00000000" w:rsidR="00000000" w:rsidRPr="00000000">
              <w:rPr>
                <w:rtl w:val="0"/>
              </w:rPr>
              <w:t xml:space="preserve">H-Other_5: When making decisions, people should always think about how their behavior will reflect on the reputation of their close ones. (N=68)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4">
            <w:pPr>
              <w:ind w:firstLine="40"/>
              <w:rPr/>
            </w:pPr>
            <w:r w:rsidDel="00000000" w:rsidR="00000000" w:rsidRPr="00000000">
              <w:rPr>
                <w:rtl w:val="0"/>
              </w:rPr>
              <w:t xml:space="preserve">73.5% (50)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5">
            <w:pPr>
              <w:ind w:firstLine="40"/>
              <w:rPr/>
            </w:pPr>
            <w:r w:rsidDel="00000000" w:rsidR="00000000" w:rsidRPr="00000000">
              <w:rPr>
                <w:rtl w:val="0"/>
              </w:rPr>
              <w:t xml:space="preserve">82.4% (14)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6">
            <w:pPr>
              <w:ind w:firstLine="40"/>
              <w:rPr/>
            </w:pPr>
            <w:r w:rsidDel="00000000" w:rsidR="00000000" w:rsidRPr="00000000">
              <w:rPr>
                <w:rtl w:val="0"/>
              </w:rPr>
              <w:t xml:space="preserve">M=3.96</w:t>
            </w:r>
          </w:p>
          <w:p w:rsidR="00000000" w:rsidDel="00000000" w:rsidP="00000000" w:rsidRDefault="00000000" w:rsidRPr="00000000" w14:paraId="00000717">
            <w:pPr>
              <w:ind w:firstLine="40"/>
              <w:rPr/>
            </w:pPr>
            <w:r w:rsidDel="00000000" w:rsidR="00000000" w:rsidRPr="00000000">
              <w:rPr>
                <w:rtl w:val="0"/>
              </w:rPr>
              <w:t xml:space="preserve">SD=0.81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8">
            <w:pPr>
              <w:ind w:firstLine="40"/>
              <w:rPr/>
            </w:pPr>
            <w:r w:rsidDel="00000000" w:rsidR="00000000" w:rsidRPr="00000000">
              <w:rPr>
                <w:rtl w:val="0"/>
              </w:rPr>
              <w:t xml:space="preserve">M=1.69</w:t>
            </w:r>
          </w:p>
          <w:p w:rsidR="00000000" w:rsidDel="00000000" w:rsidP="00000000" w:rsidRDefault="00000000" w:rsidRPr="00000000" w14:paraId="00000719">
            <w:pPr>
              <w:ind w:firstLine="40"/>
              <w:rPr/>
            </w:pPr>
            <w:r w:rsidDel="00000000" w:rsidR="00000000" w:rsidRPr="00000000">
              <w:rPr>
                <w:rtl w:val="0"/>
              </w:rPr>
              <w:t xml:space="preserve">SD=0.84</w:t>
            </w:r>
          </w:p>
          <w:p w:rsidR="00000000" w:rsidDel="00000000" w:rsidP="00000000" w:rsidRDefault="00000000" w:rsidRPr="00000000" w14:paraId="0000071A">
            <w:pPr>
              <w:ind w:firstLine="40"/>
              <w:rPr/>
            </w:pPr>
            <w:r w:rsidDel="00000000" w:rsidR="00000000" w:rsidRPr="00000000">
              <w:rPr>
                <w:rtl w:val="0"/>
              </w:rPr>
              <w:t xml:space="preserve">(42)</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1B">
            <w:pPr>
              <w:rPr/>
            </w:pPr>
            <w:r w:rsidDel="00000000" w:rsidR="00000000" w:rsidRPr="00000000">
              <w:rPr>
                <w:rtl w:val="0"/>
              </w:rPr>
              <w:t xml:space="preserve">H-Other_6: A person cannot be respected if they are not true to their word. (N=66)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C">
            <w:pPr>
              <w:ind w:firstLine="40"/>
              <w:rPr/>
            </w:pPr>
            <w:r w:rsidDel="00000000" w:rsidR="00000000" w:rsidRPr="00000000">
              <w:rPr>
                <w:rtl w:val="0"/>
              </w:rPr>
              <w:t xml:space="preserve">9.1% (6)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D">
            <w:pPr>
              <w:ind w:firstLine="40"/>
              <w:rPr/>
            </w:pPr>
            <w:r w:rsidDel="00000000" w:rsidR="00000000" w:rsidRPr="00000000">
              <w:rPr>
                <w:rtl w:val="0"/>
              </w:rPr>
              <w:t xml:space="preserve">23.1%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E">
            <w:pPr>
              <w:rPr/>
            </w:pPr>
            <w:r w:rsidDel="00000000" w:rsidR="00000000" w:rsidRPr="00000000">
              <w:rPr>
                <w:rtl w:val="0"/>
              </w:rPr>
              <w:t xml:space="preserve">M=3.83</w:t>
              <w:br w:type="textWrapping"/>
              <w:t xml:space="preserve">SD=0.41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F">
            <w:pPr>
              <w:ind w:firstLine="40"/>
              <w:rPr/>
            </w:pPr>
            <w:r w:rsidDel="00000000" w:rsidR="00000000" w:rsidRPr="00000000">
              <w:rPr>
                <w:rtl w:val="0"/>
              </w:rPr>
              <w:t xml:space="preserve">M=1.58</w:t>
            </w:r>
          </w:p>
          <w:p w:rsidR="00000000" w:rsidDel="00000000" w:rsidP="00000000" w:rsidRDefault="00000000" w:rsidRPr="00000000" w14:paraId="00000720">
            <w:pPr>
              <w:ind w:firstLine="40"/>
              <w:rPr/>
            </w:pPr>
            <w:r w:rsidDel="00000000" w:rsidR="00000000" w:rsidRPr="00000000">
              <w:rPr>
                <w:rtl w:val="0"/>
              </w:rPr>
              <w:t xml:space="preserve">SD=0.74</w:t>
            </w:r>
          </w:p>
          <w:p w:rsidR="00000000" w:rsidDel="00000000" w:rsidP="00000000" w:rsidRDefault="00000000" w:rsidRPr="00000000" w14:paraId="00000721">
            <w:pPr>
              <w:ind w:firstLine="40"/>
              <w:rPr/>
            </w:pPr>
            <w:r w:rsidDel="00000000" w:rsidR="00000000" w:rsidRPr="00000000">
              <w:rPr>
                <w:rtl w:val="0"/>
              </w:rPr>
              <w:t xml:space="preserve">(48)</w:t>
            </w:r>
          </w:p>
        </w:tc>
      </w:tr>
      <w:tr>
        <w:trPr>
          <w:cantSplit w:val="0"/>
          <w:trHeight w:val="870" w:hRule="atLeast"/>
          <w:tblHeader w:val="0"/>
        </w:trPr>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722">
            <w:pPr>
              <w:rPr/>
            </w:pPr>
            <w:r w:rsidDel="00000000" w:rsidR="00000000" w:rsidRPr="00000000">
              <w:rPr>
                <w:rtl w:val="0"/>
              </w:rPr>
              <w:t xml:space="preserve">H-Other_7: A person cannot be respected if they are not loyal to their family. (N=60)</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3">
            <w:pPr>
              <w:ind w:firstLine="40"/>
              <w:rPr/>
            </w:pPr>
            <w:r w:rsidDel="00000000" w:rsidR="00000000" w:rsidRPr="00000000">
              <w:rPr>
                <w:rtl w:val="0"/>
              </w:rPr>
              <w:t xml:space="preserve">36.7% (22)</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4">
            <w:pPr>
              <w:ind w:firstLine="40"/>
              <w:rPr/>
            </w:pPr>
            <w:r w:rsidDel="00000000" w:rsidR="00000000" w:rsidRPr="00000000">
              <w:rPr>
                <w:rtl w:val="0"/>
              </w:rPr>
              <w:t xml:space="preserve">33.3% (4)</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5">
            <w:pPr>
              <w:ind w:firstLine="40"/>
              <w:rPr/>
            </w:pPr>
            <w:r w:rsidDel="00000000" w:rsidR="00000000" w:rsidRPr="00000000">
              <w:rPr>
                <w:rtl w:val="0"/>
              </w:rPr>
              <w:t xml:space="preserve">M=3.50</w:t>
            </w:r>
          </w:p>
          <w:p w:rsidR="00000000" w:rsidDel="00000000" w:rsidP="00000000" w:rsidRDefault="00000000" w:rsidRPr="00000000" w14:paraId="00000726">
            <w:pPr>
              <w:rPr/>
            </w:pPr>
            <w:r w:rsidDel="00000000" w:rsidR="00000000" w:rsidRPr="00000000">
              <w:rPr>
                <w:rtl w:val="0"/>
              </w:rPr>
              <w:t xml:space="preserve">SD=0.86</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7">
            <w:pPr>
              <w:ind w:firstLine="40"/>
              <w:rPr/>
            </w:pPr>
            <w:r w:rsidDel="00000000" w:rsidR="00000000" w:rsidRPr="00000000">
              <w:rPr>
                <w:rtl w:val="0"/>
              </w:rPr>
              <w:t xml:space="preserve">M=1.71</w:t>
            </w:r>
          </w:p>
          <w:p w:rsidR="00000000" w:rsidDel="00000000" w:rsidP="00000000" w:rsidRDefault="00000000" w:rsidRPr="00000000" w14:paraId="00000728">
            <w:pPr>
              <w:ind w:firstLine="40"/>
              <w:rPr/>
            </w:pPr>
            <w:r w:rsidDel="00000000" w:rsidR="00000000" w:rsidRPr="00000000">
              <w:rPr>
                <w:rtl w:val="0"/>
              </w:rPr>
              <w:t xml:space="preserve">SD=0.80</w:t>
            </w:r>
          </w:p>
          <w:p w:rsidR="00000000" w:rsidDel="00000000" w:rsidP="00000000" w:rsidRDefault="00000000" w:rsidRPr="00000000" w14:paraId="00000729">
            <w:pPr>
              <w:ind w:firstLine="40"/>
              <w:rPr/>
            </w:pPr>
            <w:r w:rsidDel="00000000" w:rsidR="00000000" w:rsidRPr="00000000">
              <w:rPr>
                <w:rtl w:val="0"/>
              </w:rPr>
              <w:t xml:space="preserve">(38)</w:t>
            </w:r>
          </w:p>
        </w:tc>
      </w:tr>
    </w:tbl>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items passed all quality checks: “People should uphold and defend their family’s reputation”, “If a person’s friend’s reputation is questioned, they should come to their defense”, “People should be concerned about damaging their families’ reputation”, and “When making decisions, people should always think about how their behavior will reflect on the reputation of their close ones”. We slightly modified the third item, as some open responses indicated that “concerned” might be misinterpreted or difficult to translate. The revised wording was “People should not do anything that would damage their families’ reputation”. We also simplified the last item: “People should always think about how their behavior will reflect on the reputation of their close ones”.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item “Men should protect the reputation of women they are related to” did not pass all the quality checks, it was the fifth best-performing item from the list (nearly 60% of all collaborators and nearly 70% of all collaborators with expertise in the subject identified this item as measuring honor other-concern). Considering (1) the centrality of masculine and feminine gender expectations to the concept of honor, (2) that this item performed well in previous cross-cultural studies (Smith et al., 2024; Vignoles et al., 2024) and (3) that this item performed well in our pilot study, we decided to keep this item as the fifth item of the honor-other subscale. Therefore, the revised list of honor-other items was as follows:</w:t>
      </w:r>
    </w:p>
    <w:p w:rsidR="00000000" w:rsidDel="00000000" w:rsidP="00000000" w:rsidRDefault="00000000" w:rsidRPr="00000000" w14:paraId="000007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uphold and defend their family’s reputation</w:t>
      </w:r>
    </w:p>
    <w:p w:rsidR="00000000" w:rsidDel="00000000" w:rsidP="00000000" w:rsidRDefault="00000000" w:rsidRPr="00000000" w14:paraId="000007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person’s friend’s reputation is questioned, they should come to their defense</w:t>
      </w:r>
    </w:p>
    <w:p w:rsidR="00000000" w:rsidDel="00000000" w:rsidP="00000000" w:rsidRDefault="00000000" w:rsidRPr="00000000" w14:paraId="000007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not do anything that would damage their families’ reputation</w:t>
      </w:r>
    </w:p>
    <w:p w:rsidR="00000000" w:rsidDel="00000000" w:rsidP="00000000" w:rsidRDefault="00000000" w:rsidRPr="00000000" w14:paraId="000007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always think about how their behavior will reflect on the reputation of their close ones</w:t>
      </w:r>
    </w:p>
    <w:p w:rsidR="00000000" w:rsidDel="00000000" w:rsidP="00000000" w:rsidRDefault="00000000" w:rsidRPr="00000000" w14:paraId="000007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 should protect the reputation of women they are related to</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highlight w:val="yellow"/>
          <w:rtl w:val="0"/>
        </w:rPr>
        <w:t xml:space="preserve">Table S6.5.</w:t>
      </w:r>
      <w:r w:rsidDel="00000000" w:rsidR="00000000" w:rsidRPr="00000000">
        <w:rPr>
          <w:rtl w:val="0"/>
        </w:rPr>
        <w:t xml:space="preserve"> Quality assessment of face-self items</w:t>
      </w:r>
    </w:p>
    <w:p w:rsidR="00000000" w:rsidDel="00000000" w:rsidP="00000000" w:rsidRDefault="00000000" w:rsidRPr="00000000" w14:paraId="00000734">
      <w:pPr>
        <w:rPr>
          <w:b w:val="1"/>
          <w:bCs w:val="1"/>
        </w:rPr>
      </w:pPr>
      <w:r w:rsidDel="00000000" w:rsidR="00000000" w:rsidRPr="00000000">
        <w:rPr>
          <w:rtl w:val="0"/>
        </w:rPr>
      </w:r>
    </w:p>
    <w:tbl>
      <w:tblPr>
        <w:tblStyle w:val="Table1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590"/>
        <w:gridCol w:w="1605"/>
        <w:gridCol w:w="1425"/>
        <w:gridCol w:w="1500"/>
        <w:tblGridChange w:id="0">
          <w:tblGrid>
            <w:gridCol w:w="3015"/>
            <w:gridCol w:w="1590"/>
            <w:gridCol w:w="1605"/>
            <w:gridCol w:w="1425"/>
            <w:gridCol w:w="1500"/>
          </w:tblGrid>
        </w:tblGridChange>
      </w:tblGrid>
      <w:tr>
        <w:trPr>
          <w:cantSplit w:val="0"/>
          <w:trHeight w:val="855" w:hRule="atLeast"/>
          <w:tblHeader w:val="0"/>
        </w:trPr>
        <w:tc>
          <w:tcPr>
            <w:tcBorders>
              <w:top w:color="000000" w:space="0" w:sz="6" w:val="single"/>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735">
            <w:pPr>
              <w:ind w:firstLine="40"/>
              <w:rPr/>
            </w:pPr>
            <w:r w:rsidDel="00000000" w:rsidR="00000000" w:rsidRPr="00000000">
              <w:rPr>
                <w:rtl w:val="0"/>
              </w:rPr>
              <w:t xml:space="preserve">Item</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6">
            <w:pPr>
              <w:ind w:firstLine="40"/>
              <w:jc w:val="center"/>
              <w:rPr/>
            </w:pPr>
            <w:r w:rsidDel="00000000" w:rsidR="00000000" w:rsidRPr="00000000">
              <w:rPr>
                <w:rtl w:val="0"/>
              </w:rPr>
              <w:t xml:space="preserve">% guessed the construct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7">
            <w:pPr>
              <w:ind w:firstLine="40"/>
              <w:jc w:val="center"/>
              <w:rPr/>
            </w:pPr>
            <w:r w:rsidDel="00000000" w:rsidR="00000000" w:rsidRPr="00000000">
              <w:rPr>
                <w:rtl w:val="0"/>
              </w:rPr>
              <w:t xml:space="preserve">% of experts who guessed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8">
            <w:pPr>
              <w:ind w:firstLine="40"/>
              <w:jc w:val="center"/>
              <w:rPr/>
            </w:pPr>
            <w:r w:rsidDel="00000000" w:rsidR="00000000" w:rsidRPr="00000000">
              <w:rPr>
                <w:rtl w:val="0"/>
              </w:rPr>
              <w:t xml:space="preserve">Quality assessment</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9">
            <w:pPr>
              <w:ind w:firstLine="40"/>
              <w:jc w:val="center"/>
              <w:rPr/>
            </w:pPr>
            <w:r w:rsidDel="00000000" w:rsidR="00000000" w:rsidRPr="00000000">
              <w:rPr>
                <w:rtl w:val="0"/>
              </w:rPr>
              <w:t xml:space="preserve">Translation difficulty</w:t>
            </w:r>
          </w:p>
          <w:p w:rsidR="00000000" w:rsidDel="00000000" w:rsidP="00000000" w:rsidRDefault="00000000" w:rsidRPr="00000000" w14:paraId="0000073A">
            <w:pPr>
              <w:ind w:firstLine="40"/>
              <w:jc w:val="center"/>
              <w:rPr/>
            </w:pPr>
            <w:r w:rsidDel="00000000" w:rsidR="00000000" w:rsidRPr="00000000">
              <w:rPr>
                <w:rtl w:val="0"/>
              </w:rPr>
              <w:t xml:space="preserve">(N)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3B">
            <w:pPr>
              <w:ind w:firstLine="40"/>
              <w:rPr/>
            </w:pPr>
            <w:r w:rsidDel="00000000" w:rsidR="00000000" w:rsidRPr="00000000">
              <w:rPr>
                <w:rtl w:val="0"/>
              </w:rPr>
              <w:t xml:space="preserve">F-Self_1: People should control their behavior in front of others. (N=63)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C">
            <w:pPr>
              <w:ind w:firstLine="40"/>
              <w:rPr/>
            </w:pPr>
            <w:r w:rsidDel="00000000" w:rsidR="00000000" w:rsidRPr="00000000">
              <w:rPr>
                <w:rtl w:val="0"/>
              </w:rPr>
              <w:t xml:space="preserve"> 42.9% (27)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D">
            <w:pPr>
              <w:ind w:firstLine="40"/>
              <w:rPr/>
            </w:pPr>
            <w:r w:rsidDel="00000000" w:rsidR="00000000" w:rsidRPr="00000000">
              <w:rPr>
                <w:rtl w:val="0"/>
              </w:rPr>
              <w:t xml:space="preserve">58.3% (7)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E">
            <w:pPr>
              <w:rPr/>
            </w:pPr>
            <w:r w:rsidDel="00000000" w:rsidR="00000000" w:rsidRPr="00000000">
              <w:rPr>
                <w:rtl w:val="0"/>
              </w:rPr>
              <w:t xml:space="preserve">M=3.67 SD=0.83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F">
            <w:pPr>
              <w:ind w:firstLine="40"/>
              <w:rPr/>
            </w:pPr>
            <w:r w:rsidDel="00000000" w:rsidR="00000000" w:rsidRPr="00000000">
              <w:rPr>
                <w:rtl w:val="0"/>
              </w:rPr>
              <w:t xml:space="preserve">M=1.45</w:t>
            </w:r>
          </w:p>
          <w:p w:rsidR="00000000" w:rsidDel="00000000" w:rsidP="00000000" w:rsidRDefault="00000000" w:rsidRPr="00000000" w14:paraId="00000740">
            <w:pPr>
              <w:ind w:firstLine="40"/>
              <w:rPr/>
            </w:pPr>
            <w:r w:rsidDel="00000000" w:rsidR="00000000" w:rsidRPr="00000000">
              <w:rPr>
                <w:rtl w:val="0"/>
              </w:rPr>
              <w:t xml:space="preserve">SD=0.69</w:t>
            </w:r>
          </w:p>
          <w:p w:rsidR="00000000" w:rsidDel="00000000" w:rsidP="00000000" w:rsidRDefault="00000000" w:rsidRPr="00000000" w14:paraId="00000741">
            <w:pPr>
              <w:ind w:firstLine="40"/>
              <w:rPr/>
            </w:pPr>
            <w:r w:rsidDel="00000000" w:rsidR="00000000" w:rsidRPr="00000000">
              <w:rPr>
                <w:rtl w:val="0"/>
              </w:rPr>
              <w:t xml:space="preserve">(47)</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42">
            <w:pPr>
              <w:ind w:firstLine="40"/>
              <w:rPr/>
            </w:pPr>
            <w:r w:rsidDel="00000000" w:rsidR="00000000" w:rsidRPr="00000000">
              <w:rPr>
                <w:rtl w:val="0"/>
              </w:rPr>
              <w:t xml:space="preserve">F-Self_2: People should think twice before speaking to not embarrass themselves (N=66)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3">
            <w:pPr>
              <w:ind w:firstLine="40"/>
              <w:rPr/>
            </w:pPr>
            <w:r w:rsidDel="00000000" w:rsidR="00000000" w:rsidRPr="00000000">
              <w:rPr>
                <w:rtl w:val="0"/>
              </w:rPr>
              <w:t xml:space="preserve">54.5% (36)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4">
            <w:pPr>
              <w:ind w:firstLine="40"/>
              <w:rPr/>
            </w:pPr>
            <w:r w:rsidDel="00000000" w:rsidR="00000000" w:rsidRPr="00000000">
              <w:rPr>
                <w:rtl w:val="0"/>
              </w:rPr>
              <w:t xml:space="preserve">66.7% (8)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5">
            <w:pPr>
              <w:ind w:firstLine="40"/>
              <w:rPr/>
            </w:pPr>
            <w:r w:rsidDel="00000000" w:rsidR="00000000" w:rsidRPr="00000000">
              <w:rPr>
                <w:rtl w:val="0"/>
              </w:rPr>
              <w:t xml:space="preserve">M=3.83</w:t>
            </w:r>
          </w:p>
          <w:p w:rsidR="00000000" w:rsidDel="00000000" w:rsidP="00000000" w:rsidRDefault="00000000" w:rsidRPr="00000000" w14:paraId="00000746">
            <w:pPr>
              <w:ind w:firstLine="40"/>
              <w:rPr/>
            </w:pPr>
            <w:r w:rsidDel="00000000" w:rsidR="00000000" w:rsidRPr="00000000">
              <w:rPr>
                <w:rtl w:val="0"/>
              </w:rPr>
              <w:t xml:space="preserve">SD=0.79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7">
            <w:pPr>
              <w:ind w:firstLine="40"/>
              <w:rPr/>
            </w:pPr>
            <w:r w:rsidDel="00000000" w:rsidR="00000000" w:rsidRPr="00000000">
              <w:rPr>
                <w:rtl w:val="0"/>
              </w:rPr>
              <w:t xml:space="preserve">M=1.69</w:t>
            </w:r>
          </w:p>
          <w:p w:rsidR="00000000" w:rsidDel="00000000" w:rsidP="00000000" w:rsidRDefault="00000000" w:rsidRPr="00000000" w14:paraId="00000748">
            <w:pPr>
              <w:ind w:firstLine="40"/>
              <w:rPr/>
            </w:pPr>
            <w:r w:rsidDel="00000000" w:rsidR="00000000" w:rsidRPr="00000000">
              <w:rPr>
                <w:rtl w:val="0"/>
              </w:rPr>
              <w:t xml:space="preserve">SD=0.70</w:t>
            </w:r>
          </w:p>
          <w:p w:rsidR="00000000" w:rsidDel="00000000" w:rsidP="00000000" w:rsidRDefault="00000000" w:rsidRPr="00000000" w14:paraId="00000749">
            <w:pPr>
              <w:ind w:firstLine="40"/>
              <w:rPr/>
            </w:pPr>
            <w:r w:rsidDel="00000000" w:rsidR="00000000" w:rsidRPr="00000000">
              <w:rPr>
                <w:rtl w:val="0"/>
              </w:rPr>
              <w:t xml:space="preserve">(45)</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4A">
            <w:pPr>
              <w:ind w:firstLine="40"/>
              <w:rPr/>
            </w:pPr>
            <w:r w:rsidDel="00000000" w:rsidR="00000000" w:rsidRPr="00000000">
              <w:rPr>
                <w:rtl w:val="0"/>
              </w:rPr>
              <w:t xml:space="preserve">F-Self_3: People should know what is expected of them and act accordingly. (N=65)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B">
            <w:pPr>
              <w:ind w:firstLine="40"/>
              <w:rPr/>
            </w:pPr>
            <w:r w:rsidDel="00000000" w:rsidR="00000000" w:rsidRPr="00000000">
              <w:rPr>
                <w:rtl w:val="0"/>
              </w:rPr>
              <w:t xml:space="preserve">49.2% (30)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C">
            <w:pPr>
              <w:rPr/>
            </w:pPr>
            <w:r w:rsidDel="00000000" w:rsidR="00000000" w:rsidRPr="00000000">
              <w:rPr>
                <w:rtl w:val="0"/>
              </w:rPr>
              <w:t xml:space="preserve">50%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D">
            <w:pPr>
              <w:ind w:firstLine="40"/>
              <w:rPr/>
            </w:pPr>
            <w:r w:rsidDel="00000000" w:rsidR="00000000" w:rsidRPr="00000000">
              <w:rPr>
                <w:rtl w:val="0"/>
              </w:rPr>
              <w:t xml:space="preserve">M=3.94</w:t>
            </w:r>
          </w:p>
          <w:p w:rsidR="00000000" w:rsidDel="00000000" w:rsidP="00000000" w:rsidRDefault="00000000" w:rsidRPr="00000000" w14:paraId="0000074E">
            <w:pPr>
              <w:ind w:firstLine="40"/>
              <w:rPr/>
            </w:pPr>
            <w:r w:rsidDel="00000000" w:rsidR="00000000" w:rsidRPr="00000000">
              <w:rPr>
                <w:rtl w:val="0"/>
              </w:rPr>
              <w:t xml:space="preserve">SD=0.86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F">
            <w:pPr>
              <w:ind w:firstLine="40"/>
              <w:rPr/>
            </w:pPr>
            <w:r w:rsidDel="00000000" w:rsidR="00000000" w:rsidRPr="00000000">
              <w:rPr>
                <w:rtl w:val="0"/>
              </w:rPr>
              <w:t xml:space="preserve">M=1.52</w:t>
            </w:r>
          </w:p>
          <w:p w:rsidR="00000000" w:rsidDel="00000000" w:rsidP="00000000" w:rsidRDefault="00000000" w:rsidRPr="00000000" w14:paraId="00000750">
            <w:pPr>
              <w:ind w:firstLine="40"/>
              <w:rPr/>
            </w:pPr>
            <w:r w:rsidDel="00000000" w:rsidR="00000000" w:rsidRPr="00000000">
              <w:rPr>
                <w:rtl w:val="0"/>
              </w:rPr>
              <w:t xml:space="preserve">SD=0.69</w:t>
            </w:r>
          </w:p>
          <w:p w:rsidR="00000000" w:rsidDel="00000000" w:rsidP="00000000" w:rsidRDefault="00000000" w:rsidRPr="00000000" w14:paraId="00000751">
            <w:pPr>
              <w:ind w:firstLine="40"/>
              <w:rPr/>
            </w:pPr>
            <w:r w:rsidDel="00000000" w:rsidR="00000000" w:rsidRPr="00000000">
              <w:rPr>
                <w:rtl w:val="0"/>
              </w:rPr>
              <w:t xml:space="preserve">(46)</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52">
            <w:pPr>
              <w:ind w:firstLine="40"/>
              <w:rPr/>
            </w:pPr>
            <w:r w:rsidDel="00000000" w:rsidR="00000000" w:rsidRPr="00000000">
              <w:rPr>
                <w:rtl w:val="0"/>
              </w:rPr>
              <w:t xml:space="preserve">F-Self_4: People should avoid situations where they could be embarrassed. (N=59)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3">
            <w:pPr>
              <w:ind w:firstLine="40"/>
              <w:rPr/>
            </w:pPr>
            <w:r w:rsidDel="00000000" w:rsidR="00000000" w:rsidRPr="00000000">
              <w:rPr>
                <w:rtl w:val="0"/>
              </w:rPr>
              <w:t xml:space="preserve">50.8% (30)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4">
            <w:pPr>
              <w:ind w:firstLine="40"/>
              <w:rPr/>
            </w:pPr>
            <w:r w:rsidDel="00000000" w:rsidR="00000000" w:rsidRPr="00000000">
              <w:rPr>
                <w:rtl w:val="0"/>
              </w:rPr>
              <w:t xml:space="preserve">53.8% (7)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5">
            <w:pPr>
              <w:ind w:firstLine="40"/>
              <w:rPr/>
            </w:pPr>
            <w:r w:rsidDel="00000000" w:rsidR="00000000" w:rsidRPr="00000000">
              <w:rPr>
                <w:rtl w:val="0"/>
              </w:rPr>
              <w:t xml:space="preserve">M=3.67</w:t>
            </w:r>
          </w:p>
          <w:p w:rsidR="00000000" w:rsidDel="00000000" w:rsidP="00000000" w:rsidRDefault="00000000" w:rsidRPr="00000000" w14:paraId="00000756">
            <w:pPr>
              <w:ind w:firstLine="40"/>
              <w:rPr/>
            </w:pPr>
            <w:r w:rsidDel="00000000" w:rsidR="00000000" w:rsidRPr="00000000">
              <w:rPr>
                <w:rtl w:val="0"/>
              </w:rPr>
              <w:t xml:space="preserve">SD=0.96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7">
            <w:pPr>
              <w:ind w:firstLine="40"/>
              <w:rPr/>
            </w:pPr>
            <w:r w:rsidDel="00000000" w:rsidR="00000000" w:rsidRPr="00000000">
              <w:rPr>
                <w:rtl w:val="0"/>
              </w:rPr>
              <w:t xml:space="preserve">M=1.67</w:t>
            </w:r>
          </w:p>
          <w:p w:rsidR="00000000" w:rsidDel="00000000" w:rsidP="00000000" w:rsidRDefault="00000000" w:rsidRPr="00000000" w14:paraId="00000758">
            <w:pPr>
              <w:ind w:firstLine="40"/>
              <w:rPr/>
            </w:pPr>
            <w:r w:rsidDel="00000000" w:rsidR="00000000" w:rsidRPr="00000000">
              <w:rPr>
                <w:rtl w:val="0"/>
              </w:rPr>
              <w:t xml:space="preserve">SD=0.74</w:t>
            </w:r>
          </w:p>
          <w:p w:rsidR="00000000" w:rsidDel="00000000" w:rsidP="00000000" w:rsidRDefault="00000000" w:rsidRPr="00000000" w14:paraId="00000759">
            <w:pPr>
              <w:ind w:firstLine="40"/>
              <w:rPr/>
            </w:pPr>
            <w:r w:rsidDel="00000000" w:rsidR="00000000" w:rsidRPr="00000000">
              <w:rPr>
                <w:rtl w:val="0"/>
              </w:rPr>
              <w:t xml:space="preserve">(39)</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5A">
            <w:pPr>
              <w:rPr/>
            </w:pPr>
            <w:r w:rsidDel="00000000" w:rsidR="00000000" w:rsidRPr="00000000">
              <w:rPr>
                <w:rtl w:val="0"/>
              </w:rPr>
              <w:t xml:space="preserve">F-Self_5: A person cannot respect themselves if they are not fulfilling their responsibilities. (N=61)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B">
            <w:pPr>
              <w:ind w:firstLine="40"/>
              <w:rPr/>
            </w:pPr>
            <w:r w:rsidDel="00000000" w:rsidR="00000000" w:rsidRPr="00000000">
              <w:rPr>
                <w:rtl w:val="0"/>
              </w:rPr>
              <w:t xml:space="preserve">68.9% (42)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C">
            <w:pPr>
              <w:ind w:firstLine="40"/>
              <w:rPr/>
            </w:pPr>
            <w:r w:rsidDel="00000000" w:rsidR="00000000" w:rsidRPr="00000000">
              <w:rPr>
                <w:rtl w:val="0"/>
              </w:rPr>
              <w:t xml:space="preserve">58.3% (7)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D">
            <w:pPr>
              <w:ind w:firstLine="40"/>
              <w:rPr/>
            </w:pPr>
            <w:r w:rsidDel="00000000" w:rsidR="00000000" w:rsidRPr="00000000">
              <w:rPr>
                <w:rtl w:val="0"/>
              </w:rPr>
              <w:t xml:space="preserve">M=3.83</w:t>
            </w:r>
          </w:p>
          <w:p w:rsidR="00000000" w:rsidDel="00000000" w:rsidP="00000000" w:rsidRDefault="00000000" w:rsidRPr="00000000" w14:paraId="0000075E">
            <w:pPr>
              <w:ind w:firstLine="40"/>
              <w:rPr/>
            </w:pPr>
            <w:r w:rsidDel="00000000" w:rsidR="00000000" w:rsidRPr="00000000">
              <w:rPr>
                <w:rtl w:val="0"/>
              </w:rPr>
              <w:t xml:space="preserve">SD=0.83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F">
            <w:pPr>
              <w:ind w:firstLine="40"/>
              <w:rPr/>
            </w:pPr>
            <w:r w:rsidDel="00000000" w:rsidR="00000000" w:rsidRPr="00000000">
              <w:rPr>
                <w:rtl w:val="0"/>
              </w:rPr>
              <w:t xml:space="preserve">M=1.61</w:t>
            </w:r>
          </w:p>
          <w:p w:rsidR="00000000" w:rsidDel="00000000" w:rsidP="00000000" w:rsidRDefault="00000000" w:rsidRPr="00000000" w14:paraId="00000760">
            <w:pPr>
              <w:ind w:firstLine="40"/>
              <w:rPr/>
            </w:pPr>
            <w:r w:rsidDel="00000000" w:rsidR="00000000" w:rsidRPr="00000000">
              <w:rPr>
                <w:rtl w:val="0"/>
              </w:rPr>
              <w:t xml:space="preserve">SD=0.75</w:t>
            </w:r>
          </w:p>
          <w:p w:rsidR="00000000" w:rsidDel="00000000" w:rsidP="00000000" w:rsidRDefault="00000000" w:rsidRPr="00000000" w14:paraId="00000761">
            <w:pPr>
              <w:ind w:firstLine="40"/>
              <w:rPr/>
            </w:pPr>
            <w:r w:rsidDel="00000000" w:rsidR="00000000" w:rsidRPr="00000000">
              <w:rPr>
                <w:rtl w:val="0"/>
              </w:rPr>
              <w:t xml:space="preserve">(44)</w:t>
            </w:r>
          </w:p>
        </w:tc>
      </w:tr>
      <w:tr>
        <w:trPr>
          <w:cantSplit w:val="0"/>
          <w:trHeight w:val="1155" w:hRule="atLeast"/>
          <w:tblHeader w:val="0"/>
        </w:trPr>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762">
            <w:pPr>
              <w:ind w:firstLine="40"/>
              <w:rPr/>
            </w:pPr>
            <w:r w:rsidDel="00000000" w:rsidR="00000000" w:rsidRPr="00000000">
              <w:rPr>
                <w:rtl w:val="0"/>
              </w:rPr>
              <w:t xml:space="preserve">F-Self_6: People worthy of respect are those who do what is expected of them and do it well. (N=62)</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3">
            <w:pPr>
              <w:ind w:firstLine="40"/>
              <w:rPr/>
            </w:pPr>
            <w:r w:rsidDel="00000000" w:rsidR="00000000" w:rsidRPr="00000000">
              <w:rPr>
                <w:rtl w:val="0"/>
              </w:rPr>
              <w:t xml:space="preserve">46.8% (29)</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4">
            <w:pPr>
              <w:ind w:firstLine="40"/>
              <w:rPr/>
            </w:pPr>
            <w:r w:rsidDel="00000000" w:rsidR="00000000" w:rsidRPr="00000000">
              <w:rPr>
                <w:rtl w:val="0"/>
              </w:rPr>
              <w:t xml:space="preserve">40% (4)</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5">
            <w:pPr>
              <w:ind w:firstLine="40"/>
              <w:rPr/>
            </w:pPr>
            <w:r w:rsidDel="00000000" w:rsidR="00000000" w:rsidRPr="00000000">
              <w:rPr>
                <w:rtl w:val="0"/>
              </w:rPr>
              <w:t xml:space="preserve">M=3.83</w:t>
            </w:r>
          </w:p>
          <w:p w:rsidR="00000000" w:rsidDel="00000000" w:rsidP="00000000" w:rsidRDefault="00000000" w:rsidRPr="00000000" w14:paraId="00000766">
            <w:pPr>
              <w:rPr/>
            </w:pPr>
            <w:r w:rsidDel="00000000" w:rsidR="00000000" w:rsidRPr="00000000">
              <w:rPr>
                <w:rtl w:val="0"/>
              </w:rPr>
              <w:t xml:space="preserve">SD=0.89</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7">
            <w:pPr>
              <w:ind w:firstLine="40"/>
              <w:rPr/>
            </w:pPr>
            <w:r w:rsidDel="00000000" w:rsidR="00000000" w:rsidRPr="00000000">
              <w:rPr>
                <w:rtl w:val="0"/>
              </w:rPr>
              <w:t xml:space="preserve">M=1.62</w:t>
            </w:r>
          </w:p>
          <w:p w:rsidR="00000000" w:rsidDel="00000000" w:rsidP="00000000" w:rsidRDefault="00000000" w:rsidRPr="00000000" w14:paraId="00000768">
            <w:pPr>
              <w:ind w:firstLine="40"/>
              <w:rPr/>
            </w:pPr>
            <w:r w:rsidDel="00000000" w:rsidR="00000000" w:rsidRPr="00000000">
              <w:rPr>
                <w:rtl w:val="0"/>
              </w:rPr>
              <w:t xml:space="preserve">SD=0.73</w:t>
            </w:r>
          </w:p>
          <w:p w:rsidR="00000000" w:rsidDel="00000000" w:rsidP="00000000" w:rsidRDefault="00000000" w:rsidRPr="00000000" w14:paraId="00000769">
            <w:pPr>
              <w:ind w:firstLine="40"/>
              <w:rPr/>
            </w:pPr>
            <w:r w:rsidDel="00000000" w:rsidR="00000000" w:rsidRPr="00000000">
              <w:rPr>
                <w:rtl w:val="0"/>
              </w:rPr>
              <w:t xml:space="preserve">(42)</w:t>
            </w:r>
          </w:p>
        </w:tc>
      </w:tr>
    </w:tbl>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items performed worse than dignity and honor items. This outcome might be because fewer collaborators had expertise in this area, or because the cultural logic of face is relational at its core, which makes it difficult to differentiate between self and other concerns. Finally, more face items were developed specifically for this study and have not been tested before (5 out of 6 face-self items and 1 out of 5 face-other items) compared with dignity and honor. Considering all this, especially the relational nature of the concept of face, we apply less strict criteria to the choice of face items. Specifically, we consider the percentage of collaborators who correctly identified that the item measures face, but not the specific domain (self or other). </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decided to keep and revise items that were correctly identified by at least 50% of the collaborators, if over 60% of the collaborators correctly guessed that the item measures face cultural logic. Three items satisfied these criteria: “People should think twice before speaking not to embarrass themselves”, “People should avoid situations where they could be embarrassed”, and “A person cannot respect themselves if they are not fulfilling their responsibilities”. The “avoid” item was modified to read “People should avoid doing anything inappropriate so as not to embarrass themselves” and the “respect” item was modified to shift it from self-respect to deserving respect from others, to bring it in line with other “respect” items in honor and dignity scales: “People worthy of respect are those who do their utmost to fulfill the expectations of their role”. The two items that tapped into controlling one’s behavior to meet others’ expectations (F-Self_1 and F-Self_3) were both identified as face items by more than 70% of collaborators, suggesting that this is an important element of face cultural logic. We suggest a new item that should capture this aspect better: “People should always know what is appropriate for a given situation and act accordingly”. Finally, based on open responses, we added a new item: “If someone made me lose face, I would avoid this person in the future”. Therefore, the revised list of face-self items was as follows: </w:t>
      </w:r>
    </w:p>
    <w:p w:rsidR="00000000" w:rsidDel="00000000" w:rsidP="00000000" w:rsidRDefault="00000000" w:rsidRPr="00000000" w14:paraId="000007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think twice before speaking so as not to embarrass themselves</w:t>
      </w:r>
    </w:p>
    <w:p w:rsidR="00000000" w:rsidDel="00000000" w:rsidP="00000000" w:rsidRDefault="00000000" w:rsidRPr="00000000" w14:paraId="000007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avoid doing anything inappropriate so as not to embarrass themselves</w:t>
      </w:r>
    </w:p>
    <w:p w:rsidR="00000000" w:rsidDel="00000000" w:rsidP="00000000" w:rsidRDefault="00000000" w:rsidRPr="00000000" w14:paraId="000007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worthy of respect are those who do their utmost to fulfill the expectations of their role</w:t>
      </w:r>
    </w:p>
    <w:p w:rsidR="00000000" w:rsidDel="00000000" w:rsidP="00000000" w:rsidRDefault="00000000" w:rsidRPr="00000000" w14:paraId="000007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always know what is appropriate for a given situation and act accordingly</w:t>
      </w:r>
    </w:p>
    <w:p w:rsidR="00000000" w:rsidDel="00000000" w:rsidP="00000000" w:rsidRDefault="00000000" w:rsidRPr="00000000" w14:paraId="000007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someone made me lose face, I would avoid this person in the future</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highlight w:val="yellow"/>
          <w:rtl w:val="0"/>
        </w:rPr>
        <w:t xml:space="preserve">Table S6.6.</w:t>
      </w:r>
      <w:r w:rsidDel="00000000" w:rsidR="00000000" w:rsidRPr="00000000">
        <w:rPr>
          <w:b w:val="1"/>
          <w:bCs w:val="1"/>
          <w:rtl w:val="0"/>
        </w:rPr>
        <w:t xml:space="preserve"> </w:t>
      </w:r>
      <w:r w:rsidDel="00000000" w:rsidR="00000000" w:rsidRPr="00000000">
        <w:rPr>
          <w:rtl w:val="0"/>
        </w:rPr>
        <w:t xml:space="preserve">Quality assessment of face-other items</w:t>
      </w:r>
    </w:p>
    <w:p w:rsidR="00000000" w:rsidDel="00000000" w:rsidP="00000000" w:rsidRDefault="00000000" w:rsidRPr="00000000" w14:paraId="00000773">
      <w:pPr>
        <w:rPr>
          <w:b w:val="1"/>
          <w:bCs w:val="1"/>
        </w:rPr>
      </w:pPr>
      <w:r w:rsidDel="00000000" w:rsidR="00000000" w:rsidRPr="00000000">
        <w:rPr>
          <w:rtl w:val="0"/>
        </w:rPr>
      </w:r>
    </w:p>
    <w:tbl>
      <w:tblPr>
        <w:tblStyle w:val="Table1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545"/>
        <w:gridCol w:w="1560"/>
        <w:gridCol w:w="1410"/>
        <w:gridCol w:w="1485"/>
        <w:tblGridChange w:id="0">
          <w:tblGrid>
            <w:gridCol w:w="3135"/>
            <w:gridCol w:w="1545"/>
            <w:gridCol w:w="1560"/>
            <w:gridCol w:w="1410"/>
            <w:gridCol w:w="1485"/>
          </w:tblGrid>
        </w:tblGridChange>
      </w:tblGrid>
      <w:tr>
        <w:trPr>
          <w:cantSplit w:val="0"/>
          <w:trHeight w:val="855" w:hRule="atLeast"/>
          <w:tblHeader w:val="0"/>
        </w:trPr>
        <w:tc>
          <w:tcPr>
            <w:tcBorders>
              <w:top w:color="000000" w:space="0" w:sz="6" w:val="single"/>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4">
            <w:pPr>
              <w:ind w:firstLine="40"/>
              <w:rPr/>
            </w:pPr>
            <w:r w:rsidDel="00000000" w:rsidR="00000000" w:rsidRPr="00000000">
              <w:rPr>
                <w:rtl w:val="0"/>
              </w:rPr>
              <w:t xml:space="preserve">Item</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5">
            <w:pPr>
              <w:ind w:firstLine="40"/>
              <w:jc w:val="center"/>
              <w:rPr/>
            </w:pPr>
            <w:r w:rsidDel="00000000" w:rsidR="00000000" w:rsidRPr="00000000">
              <w:rPr>
                <w:rtl w:val="0"/>
              </w:rPr>
              <w:t xml:space="preserve">% guessed the construct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6">
            <w:pPr>
              <w:ind w:firstLine="40"/>
              <w:jc w:val="center"/>
              <w:rPr/>
            </w:pPr>
            <w:r w:rsidDel="00000000" w:rsidR="00000000" w:rsidRPr="00000000">
              <w:rPr>
                <w:rtl w:val="0"/>
              </w:rPr>
              <w:t xml:space="preserve">% of experts who guessed correctly (N)</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7">
            <w:pPr>
              <w:ind w:firstLine="40"/>
              <w:jc w:val="center"/>
              <w:rPr/>
            </w:pPr>
            <w:r w:rsidDel="00000000" w:rsidR="00000000" w:rsidRPr="00000000">
              <w:rPr>
                <w:rtl w:val="0"/>
              </w:rPr>
              <w:t xml:space="preserve">Quality assessment</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8">
            <w:pPr>
              <w:ind w:firstLine="40"/>
              <w:jc w:val="center"/>
              <w:rPr/>
            </w:pPr>
            <w:r w:rsidDel="00000000" w:rsidR="00000000" w:rsidRPr="00000000">
              <w:rPr>
                <w:rtl w:val="0"/>
              </w:rPr>
              <w:t xml:space="preserve">Translation difficulty</w:t>
            </w:r>
          </w:p>
          <w:p w:rsidR="00000000" w:rsidDel="00000000" w:rsidP="00000000" w:rsidRDefault="00000000" w:rsidRPr="00000000" w14:paraId="00000779">
            <w:pPr>
              <w:ind w:firstLine="40"/>
              <w:jc w:val="center"/>
              <w:rPr/>
            </w:pPr>
            <w:r w:rsidDel="00000000" w:rsidR="00000000" w:rsidRPr="00000000">
              <w:rPr>
                <w:rtl w:val="0"/>
              </w:rPr>
              <w:t xml:space="preserve">(N)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A">
            <w:pPr>
              <w:ind w:firstLine="40"/>
              <w:rPr/>
            </w:pPr>
            <w:r w:rsidDel="00000000" w:rsidR="00000000" w:rsidRPr="00000000">
              <w:rPr>
                <w:rtl w:val="0"/>
              </w:rPr>
              <w:t xml:space="preserve">F-Other_1: People should be humble so as to maintain good relationships. (N=68)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B">
            <w:pPr>
              <w:ind w:firstLine="40"/>
              <w:rPr/>
            </w:pPr>
            <w:r w:rsidDel="00000000" w:rsidR="00000000" w:rsidRPr="00000000">
              <w:rPr>
                <w:rtl w:val="0"/>
              </w:rPr>
              <w:t xml:space="preserve"> 38.2% (26)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C">
            <w:pPr>
              <w:ind w:firstLine="40"/>
              <w:rPr/>
            </w:pPr>
            <w:r w:rsidDel="00000000" w:rsidR="00000000" w:rsidRPr="00000000">
              <w:rPr>
                <w:rtl w:val="0"/>
              </w:rPr>
              <w:t xml:space="preserve">58.3% (7)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D">
            <w:pPr>
              <w:rPr/>
            </w:pPr>
            <w:r w:rsidDel="00000000" w:rsidR="00000000" w:rsidRPr="00000000">
              <w:rPr>
                <w:rtl w:val="0"/>
              </w:rPr>
              <w:t xml:space="preserve">M=3.35 SD=0.98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E">
            <w:pPr>
              <w:ind w:firstLine="40"/>
              <w:rPr/>
            </w:pPr>
            <w:r w:rsidDel="00000000" w:rsidR="00000000" w:rsidRPr="00000000">
              <w:rPr>
                <w:rtl w:val="0"/>
              </w:rPr>
              <w:t xml:space="preserve">M=1.68</w:t>
            </w:r>
          </w:p>
          <w:p w:rsidR="00000000" w:rsidDel="00000000" w:rsidP="00000000" w:rsidRDefault="00000000" w:rsidRPr="00000000" w14:paraId="0000077F">
            <w:pPr>
              <w:ind w:firstLine="40"/>
              <w:rPr/>
            </w:pPr>
            <w:r w:rsidDel="00000000" w:rsidR="00000000" w:rsidRPr="00000000">
              <w:rPr>
                <w:rtl w:val="0"/>
              </w:rPr>
              <w:t xml:space="preserve">SD=0.64</w:t>
            </w:r>
          </w:p>
          <w:p w:rsidR="00000000" w:rsidDel="00000000" w:rsidP="00000000" w:rsidRDefault="00000000" w:rsidRPr="00000000" w14:paraId="00000780">
            <w:pPr>
              <w:ind w:firstLine="40"/>
              <w:rPr/>
            </w:pPr>
            <w:r w:rsidDel="00000000" w:rsidR="00000000" w:rsidRPr="00000000">
              <w:rPr>
                <w:rtl w:val="0"/>
              </w:rPr>
              <w:t xml:space="preserve">(44)</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1">
            <w:pPr>
              <w:ind w:firstLine="40"/>
              <w:rPr/>
            </w:pPr>
            <w:r w:rsidDel="00000000" w:rsidR="00000000" w:rsidRPr="00000000">
              <w:rPr>
                <w:rtl w:val="0"/>
              </w:rPr>
              <w:t xml:space="preserve">F-Other_2: People should be extremely careful not to embarrass other people, especially if it is someone of a higher rank. (N=63)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2">
            <w:pPr>
              <w:ind w:firstLine="40"/>
              <w:rPr/>
            </w:pPr>
            <w:r w:rsidDel="00000000" w:rsidR="00000000" w:rsidRPr="00000000">
              <w:rPr>
                <w:rtl w:val="0"/>
              </w:rPr>
              <w:t xml:space="preserve">76.2% (48)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3">
            <w:pPr>
              <w:ind w:firstLine="40"/>
              <w:rPr/>
            </w:pPr>
            <w:r w:rsidDel="00000000" w:rsidR="00000000" w:rsidRPr="00000000">
              <w:rPr>
                <w:rtl w:val="0"/>
              </w:rPr>
              <w:t xml:space="preserve">90.9% (10)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4">
            <w:pPr>
              <w:ind w:firstLine="40"/>
              <w:rPr/>
            </w:pPr>
            <w:r w:rsidDel="00000000" w:rsidR="00000000" w:rsidRPr="00000000">
              <w:rPr>
                <w:rtl w:val="0"/>
              </w:rPr>
              <w:t xml:space="preserve">M=4.19</w:t>
            </w:r>
          </w:p>
          <w:p w:rsidR="00000000" w:rsidDel="00000000" w:rsidP="00000000" w:rsidRDefault="00000000" w:rsidRPr="00000000" w14:paraId="00000785">
            <w:pPr>
              <w:ind w:firstLine="40"/>
              <w:rPr/>
            </w:pPr>
            <w:r w:rsidDel="00000000" w:rsidR="00000000" w:rsidRPr="00000000">
              <w:rPr>
                <w:rtl w:val="0"/>
              </w:rPr>
              <w:t xml:space="preserve">SD=0.74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6">
            <w:pPr>
              <w:ind w:firstLine="40"/>
              <w:rPr/>
            </w:pPr>
            <w:r w:rsidDel="00000000" w:rsidR="00000000" w:rsidRPr="00000000">
              <w:rPr>
                <w:rtl w:val="0"/>
              </w:rPr>
              <w:t xml:space="preserve">M=1.68</w:t>
            </w:r>
          </w:p>
          <w:p w:rsidR="00000000" w:rsidDel="00000000" w:rsidP="00000000" w:rsidRDefault="00000000" w:rsidRPr="00000000" w14:paraId="00000787">
            <w:pPr>
              <w:ind w:firstLine="40"/>
              <w:rPr/>
            </w:pPr>
            <w:r w:rsidDel="00000000" w:rsidR="00000000" w:rsidRPr="00000000">
              <w:rPr>
                <w:rtl w:val="0"/>
              </w:rPr>
              <w:t xml:space="preserve">SD=0.78</w:t>
            </w:r>
          </w:p>
          <w:p w:rsidR="00000000" w:rsidDel="00000000" w:rsidP="00000000" w:rsidRDefault="00000000" w:rsidRPr="00000000" w14:paraId="00000788">
            <w:pPr>
              <w:ind w:firstLine="40"/>
              <w:rPr/>
            </w:pPr>
            <w:r w:rsidDel="00000000" w:rsidR="00000000" w:rsidRPr="00000000">
              <w:rPr>
                <w:rtl w:val="0"/>
              </w:rPr>
              <w:t xml:space="preserve">(37)</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9">
            <w:pPr>
              <w:ind w:firstLine="40"/>
              <w:rPr/>
            </w:pPr>
            <w:r w:rsidDel="00000000" w:rsidR="00000000" w:rsidRPr="00000000">
              <w:rPr>
                <w:rtl w:val="0"/>
              </w:rPr>
              <w:t xml:space="preserve">F-Other_3: People should minimize conflict in social relationships at all costs. (N=64)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A">
            <w:pPr>
              <w:ind w:firstLine="40"/>
              <w:rPr/>
            </w:pPr>
            <w:r w:rsidDel="00000000" w:rsidR="00000000" w:rsidRPr="00000000">
              <w:rPr>
                <w:rtl w:val="0"/>
              </w:rPr>
              <w:t xml:space="preserve">42.2% (27)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B">
            <w:pPr>
              <w:rPr/>
            </w:pPr>
            <w:r w:rsidDel="00000000" w:rsidR="00000000" w:rsidRPr="00000000">
              <w:rPr>
                <w:rtl w:val="0"/>
              </w:rPr>
              <w:t xml:space="preserve">37.5%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C">
            <w:pPr>
              <w:ind w:firstLine="40"/>
              <w:rPr/>
            </w:pPr>
            <w:r w:rsidDel="00000000" w:rsidR="00000000" w:rsidRPr="00000000">
              <w:rPr>
                <w:rtl w:val="0"/>
              </w:rPr>
              <w:t xml:space="preserve">M=3.00</w:t>
            </w:r>
          </w:p>
          <w:p w:rsidR="00000000" w:rsidDel="00000000" w:rsidP="00000000" w:rsidRDefault="00000000" w:rsidRPr="00000000" w14:paraId="0000078D">
            <w:pPr>
              <w:ind w:firstLine="40"/>
              <w:rPr/>
            </w:pPr>
            <w:r w:rsidDel="00000000" w:rsidR="00000000" w:rsidRPr="00000000">
              <w:rPr>
                <w:rtl w:val="0"/>
              </w:rPr>
              <w:t xml:space="preserve">SD=0.96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E">
            <w:pPr>
              <w:ind w:firstLine="40"/>
              <w:rPr/>
            </w:pPr>
            <w:r w:rsidDel="00000000" w:rsidR="00000000" w:rsidRPr="00000000">
              <w:rPr>
                <w:rtl w:val="0"/>
              </w:rPr>
              <w:t xml:space="preserve">M=1.57</w:t>
            </w:r>
          </w:p>
          <w:p w:rsidR="00000000" w:rsidDel="00000000" w:rsidP="00000000" w:rsidRDefault="00000000" w:rsidRPr="00000000" w14:paraId="0000078F">
            <w:pPr>
              <w:ind w:firstLine="40"/>
              <w:rPr/>
            </w:pPr>
            <w:r w:rsidDel="00000000" w:rsidR="00000000" w:rsidRPr="00000000">
              <w:rPr>
                <w:rtl w:val="0"/>
              </w:rPr>
              <w:t xml:space="preserve">SD=0.68</w:t>
            </w:r>
          </w:p>
          <w:p w:rsidR="00000000" w:rsidDel="00000000" w:rsidP="00000000" w:rsidRDefault="00000000" w:rsidRPr="00000000" w14:paraId="00000790">
            <w:pPr>
              <w:ind w:firstLine="40"/>
              <w:rPr/>
            </w:pPr>
            <w:r w:rsidDel="00000000" w:rsidR="00000000" w:rsidRPr="00000000">
              <w:rPr>
                <w:rtl w:val="0"/>
              </w:rPr>
              <w:t xml:space="preserve">(47)</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1">
            <w:pPr>
              <w:ind w:firstLine="40"/>
              <w:rPr/>
            </w:pPr>
            <w:r w:rsidDel="00000000" w:rsidR="00000000" w:rsidRPr="00000000">
              <w:rPr>
                <w:rtl w:val="0"/>
              </w:rPr>
              <w:t xml:space="preserve">F-Other_4: It is important to maintain harmony within one’s group. (N=63)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2">
            <w:pPr>
              <w:ind w:firstLine="40"/>
              <w:rPr/>
            </w:pPr>
            <w:r w:rsidDel="00000000" w:rsidR="00000000" w:rsidRPr="00000000">
              <w:rPr>
                <w:rtl w:val="0"/>
              </w:rPr>
              <w:t xml:space="preserve">44.4% (28)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3">
            <w:pPr>
              <w:ind w:firstLine="40"/>
              <w:rPr/>
            </w:pPr>
            <w:r w:rsidDel="00000000" w:rsidR="00000000" w:rsidRPr="00000000">
              <w:rPr>
                <w:rtl w:val="0"/>
              </w:rPr>
              <w:t xml:space="preserve">55.6%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4">
            <w:pPr>
              <w:ind w:firstLine="40"/>
              <w:rPr/>
            </w:pPr>
            <w:r w:rsidDel="00000000" w:rsidR="00000000" w:rsidRPr="00000000">
              <w:rPr>
                <w:rtl w:val="0"/>
              </w:rPr>
              <w:t xml:space="preserve">M=3.26</w:t>
            </w:r>
          </w:p>
          <w:p w:rsidR="00000000" w:rsidDel="00000000" w:rsidP="00000000" w:rsidRDefault="00000000" w:rsidRPr="00000000" w14:paraId="00000795">
            <w:pPr>
              <w:ind w:firstLine="40"/>
              <w:rPr/>
            </w:pPr>
            <w:r w:rsidDel="00000000" w:rsidR="00000000" w:rsidRPr="00000000">
              <w:rPr>
                <w:rtl w:val="0"/>
              </w:rPr>
              <w:t xml:space="preserve">SD=1.02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6">
            <w:pPr>
              <w:ind w:firstLine="40"/>
              <w:rPr/>
            </w:pPr>
            <w:r w:rsidDel="00000000" w:rsidR="00000000" w:rsidRPr="00000000">
              <w:rPr>
                <w:rtl w:val="0"/>
              </w:rPr>
              <w:t xml:space="preserve">M=1.67</w:t>
            </w:r>
          </w:p>
          <w:p w:rsidR="00000000" w:rsidDel="00000000" w:rsidP="00000000" w:rsidRDefault="00000000" w:rsidRPr="00000000" w14:paraId="00000797">
            <w:pPr>
              <w:ind w:firstLine="40"/>
              <w:rPr/>
            </w:pPr>
            <w:r w:rsidDel="00000000" w:rsidR="00000000" w:rsidRPr="00000000">
              <w:rPr>
                <w:rtl w:val="0"/>
              </w:rPr>
              <w:t xml:space="preserve">SD=0.76</w:t>
            </w:r>
          </w:p>
          <w:p w:rsidR="00000000" w:rsidDel="00000000" w:rsidP="00000000" w:rsidRDefault="00000000" w:rsidRPr="00000000" w14:paraId="00000798">
            <w:pPr>
              <w:ind w:firstLine="40"/>
              <w:rPr/>
            </w:pPr>
            <w:r w:rsidDel="00000000" w:rsidR="00000000" w:rsidRPr="00000000">
              <w:rPr>
                <w:rtl w:val="0"/>
              </w:rPr>
              <w:t xml:space="preserve">(40)</w:t>
            </w:r>
          </w:p>
        </w:tc>
      </w:tr>
      <w:tr>
        <w:trPr>
          <w:cantSplit w:val="0"/>
          <w:trHeight w:val="1155" w:hRule="atLeast"/>
          <w:tblHeader w:val="0"/>
        </w:trPr>
        <w:tc>
          <w:tcPr>
            <w:tcBorders>
              <w:top w:color="000000" w:space="0" w:sz="0" w:val="nil"/>
              <w:left w:color="000000" w:space="0" w:sz="0" w:val="nil"/>
              <w:bottom w:color="000000"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9">
            <w:pPr>
              <w:ind w:firstLine="40"/>
              <w:rPr/>
            </w:pPr>
            <w:r w:rsidDel="00000000" w:rsidR="00000000" w:rsidRPr="00000000">
              <w:rPr>
                <w:rtl w:val="0"/>
              </w:rPr>
              <w:t xml:space="preserve">F-Other_5: People should never criticize others in public, especially if it is someone older or more experienced. (N=63)</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A">
            <w:pPr>
              <w:ind w:firstLine="40"/>
              <w:rPr/>
            </w:pPr>
            <w:r w:rsidDel="00000000" w:rsidR="00000000" w:rsidRPr="00000000">
              <w:rPr>
                <w:rtl w:val="0"/>
              </w:rPr>
              <w:t xml:space="preserve">73% (46)</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B">
            <w:pPr>
              <w:ind w:firstLine="40"/>
              <w:rPr/>
            </w:pPr>
            <w:r w:rsidDel="00000000" w:rsidR="00000000" w:rsidRPr="00000000">
              <w:rPr>
                <w:rtl w:val="0"/>
              </w:rPr>
              <w:t xml:space="preserve">83.3% (5)</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C">
            <w:pPr>
              <w:ind w:firstLine="40"/>
              <w:rPr/>
            </w:pPr>
            <w:r w:rsidDel="00000000" w:rsidR="00000000" w:rsidRPr="00000000">
              <w:rPr>
                <w:rtl w:val="0"/>
              </w:rPr>
              <w:t xml:space="preserve">M=3.93</w:t>
            </w:r>
          </w:p>
          <w:p w:rsidR="00000000" w:rsidDel="00000000" w:rsidP="00000000" w:rsidRDefault="00000000" w:rsidRPr="00000000" w14:paraId="0000079D">
            <w:pPr>
              <w:rPr/>
            </w:pPr>
            <w:r w:rsidDel="00000000" w:rsidR="00000000" w:rsidRPr="00000000">
              <w:rPr>
                <w:rtl w:val="0"/>
              </w:rPr>
              <w:t xml:space="preserve">SD=0.65</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79E">
            <w:pPr>
              <w:ind w:firstLine="40"/>
              <w:rPr/>
            </w:pPr>
            <w:r w:rsidDel="00000000" w:rsidR="00000000" w:rsidRPr="00000000">
              <w:rPr>
                <w:rtl w:val="0"/>
              </w:rPr>
              <w:t xml:space="preserve">M=1.43</w:t>
            </w:r>
          </w:p>
          <w:p w:rsidR="00000000" w:rsidDel="00000000" w:rsidP="00000000" w:rsidRDefault="00000000" w:rsidRPr="00000000" w14:paraId="0000079F">
            <w:pPr>
              <w:ind w:firstLine="40"/>
              <w:rPr/>
            </w:pPr>
            <w:r w:rsidDel="00000000" w:rsidR="00000000" w:rsidRPr="00000000">
              <w:rPr>
                <w:rtl w:val="0"/>
              </w:rPr>
              <w:t xml:space="preserve">SD=0.67</w:t>
            </w:r>
          </w:p>
          <w:p w:rsidR="00000000" w:rsidDel="00000000" w:rsidP="00000000" w:rsidRDefault="00000000" w:rsidRPr="00000000" w14:paraId="000007A0">
            <w:pPr>
              <w:ind w:firstLine="40"/>
              <w:rPr/>
            </w:pPr>
            <w:r w:rsidDel="00000000" w:rsidR="00000000" w:rsidRPr="00000000">
              <w:rPr>
                <w:rtl w:val="0"/>
              </w:rPr>
              <w:t xml:space="preserve">(42)</w:t>
            </w:r>
          </w:p>
        </w:tc>
      </w:tr>
    </w:tbl>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items passed all quality checks: “People should be extremely careful not to embarrass other people, especially if it is someone of a higher rank” and “People should never criticize others in public, especially if it is someone older or more experienced”. We also decided to retain the item “People should minimize conflict in social relationships at all costs”, as the idea of group harmony and avoiding open conflict is central to the face cultural logic, and this item performed well in previous cross-cultural studies (Smith et al., 2024; Vignoles et al., 2024; Yao et al., 2017). Two more items were added/modified based on collaborator suggestions: “People should avoid making others look incompetent” and “People should treat others according to their social status to maintain good relationships”. The revised list of face-other items was as follows: </w:t>
      </w:r>
    </w:p>
    <w:p w:rsidR="00000000" w:rsidDel="00000000" w:rsidP="00000000" w:rsidRDefault="00000000" w:rsidRPr="00000000" w14:paraId="000007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extremely careful not to embarrass others, especially if it is someone of a higher rank</w:t>
      </w:r>
    </w:p>
    <w:p w:rsidR="00000000" w:rsidDel="00000000" w:rsidP="00000000" w:rsidRDefault="00000000" w:rsidRPr="00000000" w14:paraId="000007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never criticize others in public, especially if it is someone older or more experienced</w:t>
      </w:r>
    </w:p>
    <w:p w:rsidR="00000000" w:rsidDel="00000000" w:rsidP="00000000" w:rsidRDefault="00000000" w:rsidRPr="00000000" w14:paraId="000007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minimize conflict in social relationships at all costs</w:t>
      </w:r>
    </w:p>
    <w:p w:rsidR="00000000" w:rsidDel="00000000" w:rsidP="00000000" w:rsidRDefault="00000000" w:rsidRPr="00000000" w14:paraId="000007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avoid making others look incompetent</w:t>
      </w:r>
    </w:p>
    <w:p w:rsidR="00000000" w:rsidDel="00000000" w:rsidP="00000000" w:rsidRDefault="00000000" w:rsidRPr="00000000" w14:paraId="000007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treat others according to their social status to maintain good relationships</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Pilot study 2</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pilot-tested this revised item list in a new sample of participants. We recruited a sample of US and UK residents of diverse ethnic backgrounds, where we expected to see cultural differences in the perceived norms of the three cultural logics: White European participants, who were expected to report stronger dignity norms than others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=189), Middle Eastern participants, who were expected to report stronger honor norms than others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 and East Asian participants, who were expected to report stronger face norms than others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 We additionally included 9 items that were used in the earlier versions of the questionnaire, to be able to test alternatives if the items from the final item list did not perform well. Finally, we included the 6-item measure of self-reported positive and negative reciprocity (Egloff et al., 2013) to test the predictive validity of the measure. We expected the other-concern facet of each cultural logic to predict more positive reciprocity, and additionally, the self-concern facet of honor to predict negative reciprocity.</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ran a confirmatory factor analysis with 6 latent constructs corresponding to the self and other facets of each cultural logic. We included both items from the revised item list presented above and the backup items (marked with (B) in the table below) to check if the backup items might perform better. The results are presented in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Factor loadings of all items included in the second pilot study in a 6-factor CFA  </w:t>
      </w:r>
    </w:p>
    <w:tbl>
      <w:tblPr>
        <w:tblStyle w:val="Table15"/>
        <w:tblW w:w="9359.999999999998" w:type="dxa"/>
        <w:jc w:val="left"/>
        <w:tblLayout w:type="fixed"/>
        <w:tblLook w:val="0400"/>
      </w:tblPr>
      <w:tblGrid>
        <w:gridCol w:w="2822"/>
        <w:gridCol w:w="740"/>
        <w:gridCol w:w="740"/>
        <w:gridCol w:w="860"/>
        <w:gridCol w:w="740"/>
        <w:gridCol w:w="206"/>
        <w:gridCol w:w="783"/>
        <w:gridCol w:w="783"/>
        <w:gridCol w:w="903"/>
        <w:gridCol w:w="783"/>
        <w:tblGridChange w:id="0">
          <w:tblGrid>
            <w:gridCol w:w="2822"/>
            <w:gridCol w:w="740"/>
            <w:gridCol w:w="740"/>
            <w:gridCol w:w="860"/>
            <w:gridCol w:w="740"/>
            <w:gridCol w:w="206"/>
            <w:gridCol w:w="783"/>
            <w:gridCol w:w="783"/>
            <w:gridCol w:w="903"/>
            <w:gridCol w:w="783"/>
          </w:tblGrid>
        </w:tblGridChange>
      </w:tblGrid>
      <w:tr>
        <w:trPr>
          <w:cantSplit w:val="0"/>
          <w:trHeight w:val="147" w:hRule="atLeast"/>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Norms</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Endorsement</w:t>
            </w:r>
            <w:r w:rsidDel="00000000" w:rsidR="00000000" w:rsidRPr="00000000">
              <w:rPr>
                <w:rtl w:val="0"/>
              </w:rPr>
            </w:r>
          </w:p>
        </w:tc>
      </w:tr>
      <w:tr>
        <w:trPr>
          <w:cantSplit w:val="0"/>
          <w:trHeight w:val="238" w:hRule="atLeast"/>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𝛽</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𝛽</w:t>
            </w:r>
            <w:r w:rsidDel="00000000" w:rsidR="00000000" w:rsidRPr="00000000">
              <w:rPr>
                <w:rtl w:val="0"/>
              </w:rPr>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Dignity-self</w:t>
            </w: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86" w:hRule="atLeast"/>
          <w:tblHeader w:val="0"/>
        </w:trPr>
        <w:tc>
          <w:tcPr>
            <w:tcMar>
              <w:top w:w="100.0" w:type="dxa"/>
              <w:left w:w="100.0" w:type="dxa"/>
              <w:bottom w:w="100.0" w:type="dxa"/>
              <w:right w:w="100.0" w:type="dxa"/>
            </w:tcMar>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make decisions based on their own opinions and not based on what others think</w:t>
            </w:r>
          </w:p>
        </w:tc>
        <w:tc>
          <w:tcPr>
            <w:tcMar>
              <w:top w:w="100.0" w:type="dxa"/>
              <w:left w:w="100.0" w:type="dxa"/>
              <w:bottom w:w="100.0" w:type="dxa"/>
              <w:right w:w="100.0" w:type="dxa"/>
            </w:tcMar>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0.760</w:t>
            </w:r>
          </w:p>
        </w:tc>
        <w:tc>
          <w:tcPr>
            <w:tcMar>
              <w:top w:w="100.0" w:type="dxa"/>
              <w:left w:w="100.0" w:type="dxa"/>
              <w:bottom w:w="100.0" w:type="dxa"/>
              <w:right w:w="100.0" w:type="dxa"/>
            </w:tcMar>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0.564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true to themselves regardless of what others think</w:t>
            </w:r>
          </w:p>
        </w:tc>
        <w:tc>
          <w:tcPr>
            <w:tcMar>
              <w:top w:w="100.0" w:type="dxa"/>
              <w:left w:w="100.0" w:type="dxa"/>
              <w:bottom w:w="100.0" w:type="dxa"/>
              <w:right w:w="100.0" w:type="dxa"/>
            </w:tcMar>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1.052</w:t>
            </w:r>
          </w:p>
        </w:tc>
        <w:tc>
          <w:tcPr>
            <w:tcMar>
              <w:top w:w="100.0" w:type="dxa"/>
              <w:left w:w="100.0" w:type="dxa"/>
              <w:bottom w:w="100.0" w:type="dxa"/>
              <w:right w:w="100.0" w:type="dxa"/>
            </w:tcMa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0.059</w:t>
            </w:r>
          </w:p>
        </w:tc>
        <w:tc>
          <w:tcPr>
            <w:tcMar>
              <w:top w:w="100.0" w:type="dxa"/>
              <w:left w:w="100.0" w:type="dxa"/>
              <w:bottom w:w="100.0" w:type="dxa"/>
              <w:right w:w="100.0" w:type="dxa"/>
            </w:tcMa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17.851</w:t>
            </w:r>
          </w:p>
        </w:tc>
        <w:tc>
          <w:tcPr>
            <w:tcMar>
              <w:top w:w="100.0" w:type="dxa"/>
              <w:left w:w="100.0" w:type="dxa"/>
              <w:bottom w:w="100.0" w:type="dxa"/>
              <w:right w:w="100.0" w:type="dxa"/>
            </w:tcMar>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0.809</w:t>
            </w:r>
          </w:p>
        </w:tc>
        <w:tc>
          <w:tcPr>
            <w:tcMar>
              <w:top w:w="100.0" w:type="dxa"/>
              <w:left w:w="100.0" w:type="dxa"/>
              <w:bottom w:w="100.0" w:type="dxa"/>
              <w:right w:w="100.0" w:type="dxa"/>
            </w:tcMa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1.233</w:t>
            </w:r>
          </w:p>
        </w:tc>
        <w:tc>
          <w:tcPr>
            <w:tcMar>
              <w:top w:w="100.0" w:type="dxa"/>
              <w:left w:w="100.0" w:type="dxa"/>
              <w:bottom w:w="100.0" w:type="dxa"/>
              <w:right w:w="100.0" w:type="dxa"/>
            </w:tcMa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0.117</w:t>
            </w:r>
          </w:p>
        </w:tc>
        <w:tc>
          <w:tcPr>
            <w:tcMar>
              <w:top w:w="100.0" w:type="dxa"/>
              <w:left w:w="100.0" w:type="dxa"/>
              <w:bottom w:w="100.0" w:type="dxa"/>
              <w:right w:w="100.0" w:type="dxa"/>
            </w:tcMa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w:t>
            </w:r>
          </w:p>
        </w:tc>
        <w:tc>
          <w:tcPr>
            <w:tcMar>
              <w:top w:w="100.0" w:type="dxa"/>
              <w:left w:w="100.0" w:type="dxa"/>
              <w:bottom w:w="100.0" w:type="dxa"/>
              <w:right w:w="100.0" w:type="dxa"/>
            </w:tcMar>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0.721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People’s opinions should be independent of what others around them think</w:t>
            </w:r>
          </w:p>
        </w:tc>
        <w:tc>
          <w:tcPr>
            <w:tcMar>
              <w:top w:w="100.0" w:type="dxa"/>
              <w:left w:w="100.0" w:type="dxa"/>
              <w:bottom w:w="100.0" w:type="dxa"/>
              <w:right w:w="100.0" w:type="dxa"/>
            </w:tcMar>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0.915</w:t>
            </w:r>
          </w:p>
        </w:tc>
        <w:tc>
          <w:tcPr>
            <w:tcMar>
              <w:top w:w="100.0" w:type="dxa"/>
              <w:left w:w="100.0" w:type="dxa"/>
              <w:bottom w:w="100.0" w:type="dxa"/>
              <w:right w:w="100.0" w:type="dxa"/>
            </w:tcMar>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0.058</w:t>
            </w:r>
          </w:p>
        </w:tc>
        <w:tc>
          <w:tcPr>
            <w:tcMar>
              <w:top w:w="100.0" w:type="dxa"/>
              <w:left w:w="100.0" w:type="dxa"/>
              <w:bottom w:w="100.0" w:type="dxa"/>
              <w:right w:w="100.0" w:type="dxa"/>
            </w:tcMar>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15.695</w:t>
            </w:r>
          </w:p>
        </w:tc>
        <w:tc>
          <w:tcPr>
            <w:tcMar>
              <w:top w:w="100.0" w:type="dxa"/>
              <w:left w:w="100.0" w:type="dxa"/>
              <w:bottom w:w="100.0" w:type="dxa"/>
              <w:right w:w="100.0" w:type="dxa"/>
            </w:tcMar>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0.724</w:t>
            </w:r>
          </w:p>
        </w:tc>
        <w:tc>
          <w:tcPr>
            <w:tcMar>
              <w:top w:w="100.0" w:type="dxa"/>
              <w:left w:w="100.0" w:type="dxa"/>
              <w:bottom w:w="100.0" w:type="dxa"/>
              <w:right w:w="100.0" w:type="dxa"/>
            </w:tcMa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0.985</w:t>
            </w:r>
          </w:p>
        </w:tc>
        <w:tc>
          <w:tcPr>
            <w:tcMar>
              <w:top w:w="100.0" w:type="dxa"/>
              <w:left w:w="100.0" w:type="dxa"/>
              <w:bottom w:w="100.0" w:type="dxa"/>
              <w:right w:w="100.0" w:type="dxa"/>
            </w:tcMar>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0.115</w:t>
            </w:r>
          </w:p>
        </w:tc>
        <w:tc>
          <w:tcPr>
            <w:tcMar>
              <w:top w:w="100.0" w:type="dxa"/>
              <w:left w:w="100.0" w:type="dxa"/>
              <w:bottom w:w="100.0" w:type="dxa"/>
              <w:right w:w="100.0" w:type="dxa"/>
            </w:tcMar>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8.558</w:t>
            </w:r>
          </w:p>
        </w:tc>
        <w:tc>
          <w:tcPr>
            <w:tcMar>
              <w:top w:w="100.0" w:type="dxa"/>
              <w:left w:w="100.0" w:type="dxa"/>
              <w:bottom w:w="100.0" w:type="dxa"/>
              <w:right w:w="100.0" w:type="dxa"/>
            </w:tcMar>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much a person respects themselves is far more important than how much others respect them</w:t>
            </w:r>
          </w:p>
        </w:tc>
        <w:tc>
          <w:tcPr>
            <w:tcMar>
              <w:top w:w="100.0" w:type="dxa"/>
              <w:left w:w="100.0" w:type="dxa"/>
              <w:bottom w:w="100.0" w:type="dxa"/>
              <w:right w:w="100.0" w:type="dxa"/>
            </w:tcMa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0.833</w:t>
            </w:r>
          </w:p>
        </w:tc>
        <w:tc>
          <w:tcPr>
            <w:tcMar>
              <w:top w:w="100.0" w:type="dxa"/>
              <w:left w:w="100.0" w:type="dxa"/>
              <w:bottom w:w="100.0" w:type="dxa"/>
              <w:right w:w="100.0" w:type="dxa"/>
            </w:tcMa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0.056</w:t>
            </w:r>
          </w:p>
        </w:tc>
        <w:tc>
          <w:tcPr>
            <w:tcMar>
              <w:top w:w="100.0" w:type="dxa"/>
              <w:left w:w="100.0" w:type="dxa"/>
              <w:bottom w:w="100.0" w:type="dxa"/>
              <w:right w:w="100.0" w:type="dxa"/>
            </w:tcMar>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14.793</w:t>
            </w:r>
          </w:p>
        </w:tc>
        <w:tc>
          <w:tcPr>
            <w:tcMar>
              <w:top w:w="100.0" w:type="dxa"/>
              <w:left w:w="100.0" w:type="dxa"/>
              <w:bottom w:w="100.0" w:type="dxa"/>
              <w:right w:w="100.0" w:type="dxa"/>
            </w:tcMar>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0.687</w:t>
            </w:r>
          </w:p>
        </w:tc>
        <w:tc>
          <w:tcPr>
            <w:tcMar>
              <w:top w:w="100.0" w:type="dxa"/>
              <w:left w:w="100.0" w:type="dxa"/>
              <w:bottom w:w="100.0" w:type="dxa"/>
              <w:right w:w="100.0" w:type="dxa"/>
            </w:tcMa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0.889</w:t>
            </w:r>
          </w:p>
        </w:tc>
        <w:tc>
          <w:tcPr>
            <w:tcMar>
              <w:top w:w="100.0" w:type="dxa"/>
              <w:left w:w="100.0" w:type="dxa"/>
              <w:bottom w:w="100.0" w:type="dxa"/>
              <w:right w:w="100.0" w:type="dxa"/>
            </w:tcMa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0.126</w:t>
            </w:r>
          </w:p>
        </w:tc>
        <w:tc>
          <w:tcPr>
            <w:tcMar>
              <w:top w:w="100.0" w:type="dxa"/>
              <w:left w:w="100.0" w:type="dxa"/>
              <w:bottom w:w="100.0" w:type="dxa"/>
              <w:right w:w="100.0" w:type="dxa"/>
            </w:tcMar>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7.045</w:t>
            </w:r>
          </w:p>
        </w:tc>
        <w:tc>
          <w:tcPr>
            <w:tcMar>
              <w:top w:w="100.0" w:type="dxa"/>
              <w:left w:w="100.0" w:type="dxa"/>
              <w:bottom w:w="100.0" w:type="dxa"/>
              <w:right w:w="100.0" w:type="dxa"/>
            </w:tcMar>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0.407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person’s sense of worth should not depend on what others think of them</w:t>
            </w:r>
          </w:p>
        </w:tc>
        <w:tc>
          <w:tcPr>
            <w:tcMar>
              <w:top w:w="100.0" w:type="dxa"/>
              <w:left w:w="100.0" w:type="dxa"/>
              <w:bottom w:w="100.0" w:type="dxa"/>
              <w:right w:w="100.0" w:type="dxa"/>
            </w:tcMar>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0.884</w:t>
            </w:r>
          </w:p>
        </w:tc>
        <w:tc>
          <w:tcPr>
            <w:tcMar>
              <w:top w:w="100.0" w:type="dxa"/>
              <w:left w:w="100.0" w:type="dxa"/>
              <w:bottom w:w="100.0" w:type="dxa"/>
              <w:right w:w="100.0" w:type="dxa"/>
            </w:tcMar>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0.058</w:t>
            </w:r>
          </w:p>
        </w:tc>
        <w:tc>
          <w:tcPr>
            <w:tcMar>
              <w:top w:w="100.0" w:type="dxa"/>
              <w:left w:w="100.0" w:type="dxa"/>
              <w:bottom w:w="100.0" w:type="dxa"/>
              <w:right w:w="100.0" w:type="dxa"/>
            </w:tcMar>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15.28</w:t>
            </w:r>
          </w:p>
        </w:tc>
        <w:tc>
          <w:tcPr>
            <w:tcMar>
              <w:top w:w="100.0" w:type="dxa"/>
              <w:left w:w="100.0" w:type="dxa"/>
              <w:bottom w:w="100.0" w:type="dxa"/>
              <w:right w:w="100.0" w:type="dxa"/>
            </w:tcMar>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0.707</w:t>
            </w:r>
          </w:p>
        </w:tc>
        <w:tc>
          <w:tcPr>
            <w:tcMar>
              <w:top w:w="100.0" w:type="dxa"/>
              <w:left w:w="100.0" w:type="dxa"/>
              <w:bottom w:w="100.0" w:type="dxa"/>
              <w:right w:w="100.0" w:type="dxa"/>
            </w:tcMar>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0.951</w:t>
            </w:r>
          </w:p>
        </w:tc>
        <w:tc>
          <w:tcPr>
            <w:tcMar>
              <w:top w:w="100.0" w:type="dxa"/>
              <w:left w:w="100.0" w:type="dxa"/>
              <w:bottom w:w="100.0" w:type="dxa"/>
              <w:right w:w="100.0" w:type="dxa"/>
            </w:tcMar>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0.112</w:t>
            </w:r>
          </w:p>
        </w:tc>
        <w:tc>
          <w:tcPr>
            <w:tcMar>
              <w:top w:w="100.0" w:type="dxa"/>
              <w:left w:w="100.0" w:type="dxa"/>
              <w:bottom w:w="100.0" w:type="dxa"/>
              <w:right w:w="100.0" w:type="dxa"/>
            </w:tcMar>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8.491</w:t>
            </w:r>
          </w:p>
        </w:tc>
        <w:tc>
          <w:tcPr>
            <w:tcMar>
              <w:top w:w="100.0" w:type="dxa"/>
              <w:left w:w="100.0" w:type="dxa"/>
              <w:bottom w:w="100.0" w:type="dxa"/>
              <w:right w:w="100.0" w:type="dxa"/>
            </w:tcMar>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0.517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People should stand up for what they believe in even when others disagree</w:t>
            </w:r>
          </w:p>
        </w:tc>
        <w:tc>
          <w:tcPr>
            <w:tcMar>
              <w:top w:w="100.0" w:type="dxa"/>
              <w:left w:w="100.0" w:type="dxa"/>
              <w:bottom w:w="100.0" w:type="dxa"/>
              <w:right w:w="100.0" w:type="dxa"/>
            </w:tcMar>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0.749</w:t>
            </w:r>
          </w:p>
        </w:tc>
        <w:tc>
          <w:tcPr>
            <w:tcMar>
              <w:top w:w="100.0" w:type="dxa"/>
              <w:left w:w="100.0" w:type="dxa"/>
              <w:bottom w:w="100.0" w:type="dxa"/>
              <w:right w:w="100.0" w:type="dxa"/>
            </w:tcMar>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0.055</w:t>
            </w:r>
          </w:p>
        </w:tc>
        <w:tc>
          <w:tcPr>
            <w:tcMar>
              <w:top w:w="100.0" w:type="dxa"/>
              <w:left w:w="100.0" w:type="dxa"/>
              <w:bottom w:w="100.0" w:type="dxa"/>
              <w:right w:w="100.0" w:type="dxa"/>
            </w:tcMar>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13.51</w:t>
            </w:r>
          </w:p>
        </w:tc>
        <w:tc>
          <w:tcPr>
            <w:tcMar>
              <w:top w:w="100.0" w:type="dxa"/>
              <w:left w:w="100.0" w:type="dxa"/>
              <w:bottom w:w="100.0" w:type="dxa"/>
              <w:right w:w="100.0" w:type="dxa"/>
            </w:tcMar>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0.633</w:t>
            </w:r>
          </w:p>
        </w:tc>
        <w:tc>
          <w:tcPr>
            <w:tcMar>
              <w:top w:w="100.0" w:type="dxa"/>
              <w:left w:w="100.0" w:type="dxa"/>
              <w:bottom w:w="100.0" w:type="dxa"/>
              <w:right w:w="100.0" w:type="dxa"/>
            </w:tcMar>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1.089</w:t>
            </w:r>
          </w:p>
        </w:tc>
        <w:tc>
          <w:tcPr>
            <w:tcMar>
              <w:top w:w="100.0" w:type="dxa"/>
              <w:left w:w="100.0" w:type="dxa"/>
              <w:bottom w:w="100.0" w:type="dxa"/>
              <w:right w:w="100.0" w:type="dxa"/>
            </w:tcMar>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0.109</w:t>
            </w:r>
          </w:p>
        </w:tc>
        <w:tc>
          <w:tcPr>
            <w:tcMar>
              <w:top w:w="100.0" w:type="dxa"/>
              <w:left w:w="100.0" w:type="dxa"/>
              <w:bottom w:w="100.0" w:type="dxa"/>
              <w:right w:w="100.0" w:type="dxa"/>
            </w:tcMar>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9.967</w:t>
            </w:r>
          </w:p>
        </w:tc>
        <w:tc>
          <w:tcPr>
            <w:tcMar>
              <w:top w:w="100.0" w:type="dxa"/>
              <w:left w:w="100.0" w:type="dxa"/>
              <w:bottom w:w="100.0" w:type="dxa"/>
              <w:right w:w="100.0" w:type="dxa"/>
            </w:tcMar>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0.657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People should speak their mind</w:t>
            </w:r>
          </w:p>
        </w:tc>
        <w:tc>
          <w:tcPr>
            <w:tcMar>
              <w:top w:w="100.0" w:type="dxa"/>
              <w:left w:w="100.0" w:type="dxa"/>
              <w:bottom w:w="100.0" w:type="dxa"/>
              <w:right w:w="100.0" w:type="dxa"/>
            </w:tcMar>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0.959</w:t>
            </w:r>
          </w:p>
        </w:tc>
        <w:tc>
          <w:tcPr>
            <w:tcMar>
              <w:top w:w="100.0" w:type="dxa"/>
              <w:left w:w="100.0" w:type="dxa"/>
              <w:bottom w:w="100.0" w:type="dxa"/>
              <w:right w:w="100.0" w:type="dxa"/>
            </w:tcMar>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w:t>
            </w:r>
          </w:p>
        </w:tc>
        <w:tc>
          <w:tcPr>
            <w:tcMar>
              <w:top w:w="100.0" w:type="dxa"/>
              <w:left w:w="100.0" w:type="dxa"/>
              <w:bottom w:w="100.0" w:type="dxa"/>
              <w:right w:w="100.0" w:type="dxa"/>
            </w:tcMar>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15.86</w:t>
            </w:r>
          </w:p>
        </w:tc>
        <w:tc>
          <w:tcPr>
            <w:tcMar>
              <w:top w:w="100.0" w:type="dxa"/>
              <w:left w:w="100.0" w:type="dxa"/>
              <w:bottom w:w="100.0" w:type="dxa"/>
              <w:right w:w="100.0" w:type="dxa"/>
            </w:tcMar>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0.730</w:t>
            </w:r>
          </w:p>
        </w:tc>
        <w:tc>
          <w:tcPr>
            <w:tcMar>
              <w:top w:w="100.0" w:type="dxa"/>
              <w:left w:w="100.0" w:type="dxa"/>
              <w:bottom w:w="100.0" w:type="dxa"/>
              <w:right w:w="100.0" w:type="dxa"/>
            </w:tcMar>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0.81</w:t>
            </w:r>
          </w:p>
        </w:tc>
        <w:tc>
          <w:tcPr>
            <w:tcMar>
              <w:top w:w="100.0" w:type="dxa"/>
              <w:left w:w="100.0" w:type="dxa"/>
              <w:bottom w:w="100.0" w:type="dxa"/>
              <w:right w:w="100.0" w:type="dxa"/>
            </w:tcMar>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w:t>
            </w:r>
          </w:p>
        </w:tc>
        <w:tc>
          <w:tcPr>
            <w:tcMar>
              <w:top w:w="100.0" w:type="dxa"/>
              <w:left w:w="100.0" w:type="dxa"/>
              <w:bottom w:w="100.0" w:type="dxa"/>
              <w:right w:w="100.0" w:type="dxa"/>
            </w:tcMar>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7.359</w:t>
            </w:r>
          </w:p>
        </w:tc>
        <w:tc>
          <w:tcPr>
            <w:tcMar>
              <w:top w:w="100.0" w:type="dxa"/>
              <w:left w:w="100.0" w:type="dxa"/>
              <w:bottom w:w="100.0" w:type="dxa"/>
              <w:right w:w="100.0" w:type="dxa"/>
            </w:tcMar>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0.429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People should not care what others around them think.</w:t>
            </w:r>
          </w:p>
        </w:tc>
        <w:tc>
          <w:tcPr>
            <w:tcMar>
              <w:top w:w="100.0" w:type="dxa"/>
              <w:left w:w="100.0" w:type="dxa"/>
              <w:bottom w:w="100.0" w:type="dxa"/>
              <w:right w:w="100.0" w:type="dxa"/>
            </w:tcMar>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1.027</w:t>
            </w:r>
          </w:p>
        </w:tc>
        <w:tc>
          <w:tcPr>
            <w:tcMar>
              <w:top w:w="100.0" w:type="dxa"/>
              <w:left w:w="100.0" w:type="dxa"/>
              <w:bottom w:w="100.0" w:type="dxa"/>
              <w:right w:w="100.0" w:type="dxa"/>
            </w:tcMar>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0.061</w:t>
            </w:r>
          </w:p>
        </w:tc>
        <w:tc>
          <w:tcPr>
            <w:tcMar>
              <w:top w:w="100.0" w:type="dxa"/>
              <w:left w:w="100.0" w:type="dxa"/>
              <w:bottom w:w="100.0" w:type="dxa"/>
              <w:right w:w="100.0" w:type="dxa"/>
            </w:tcMar>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16.777</w:t>
            </w:r>
          </w:p>
        </w:tc>
        <w:tc>
          <w:tcPr>
            <w:tcMar>
              <w:top w:w="100.0" w:type="dxa"/>
              <w:left w:w="100.0" w:type="dxa"/>
              <w:bottom w:w="100.0" w:type="dxa"/>
              <w:right w:w="100.0" w:type="dxa"/>
            </w:tcMar>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0.767</w:t>
            </w:r>
          </w:p>
        </w:tc>
        <w:tc>
          <w:tcPr>
            <w:tcMar>
              <w:top w:w="100.0" w:type="dxa"/>
              <w:left w:w="100.0" w:type="dxa"/>
              <w:bottom w:w="100.0" w:type="dxa"/>
              <w:right w:w="100.0" w:type="dxa"/>
            </w:tcMar>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1.303</w:t>
            </w:r>
          </w:p>
        </w:tc>
        <w:tc>
          <w:tcPr>
            <w:tcMar>
              <w:top w:w="100.0" w:type="dxa"/>
              <w:left w:w="100.0" w:type="dxa"/>
              <w:bottom w:w="100.0" w:type="dxa"/>
              <w:right w:w="100.0" w:type="dxa"/>
            </w:tcMar>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0.145</w:t>
            </w:r>
          </w:p>
        </w:tc>
        <w:tc>
          <w:tcPr>
            <w:tcMar>
              <w:top w:w="100.0" w:type="dxa"/>
              <w:left w:w="100.0" w:type="dxa"/>
              <w:bottom w:w="100.0" w:type="dxa"/>
              <w:right w:w="100.0" w:type="dxa"/>
            </w:tcMar>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8.989</w:t>
            </w:r>
          </w:p>
        </w:tc>
        <w:tc>
          <w:tcPr>
            <w:tcMar>
              <w:top w:w="100.0" w:type="dxa"/>
              <w:left w:w="100.0" w:type="dxa"/>
              <w:bottom w:w="100.0" w:type="dxa"/>
              <w:right w:w="100.0" w:type="dxa"/>
            </w:tcMar>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Dignity-other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treated with dignity no matter who they are or where they are from</w:t>
            </w:r>
          </w:p>
        </w:tc>
        <w:tc>
          <w:tcPr>
            <w:tcMar>
              <w:top w:w="100.0" w:type="dxa"/>
              <w:left w:w="100.0" w:type="dxa"/>
              <w:bottom w:w="100.0" w:type="dxa"/>
              <w:right w:w="100.0" w:type="dxa"/>
            </w:tcMar>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0.724</w:t>
            </w:r>
          </w:p>
        </w:tc>
        <w:tc>
          <w:tcPr>
            <w:tcMar>
              <w:top w:w="100.0" w:type="dxa"/>
              <w:left w:w="100.0" w:type="dxa"/>
              <w:bottom w:w="100.0" w:type="dxa"/>
              <w:right w:w="100.0" w:type="dxa"/>
            </w:tcMar>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are equally worthy of respect regardless of their beliefs or lifestyle</w:t>
            </w:r>
          </w:p>
        </w:tc>
        <w:tc>
          <w:tcPr>
            <w:tcMar>
              <w:top w:w="100.0" w:type="dxa"/>
              <w:left w:w="100.0" w:type="dxa"/>
              <w:bottom w:w="100.0" w:type="dxa"/>
              <w:right w:w="100.0" w:type="dxa"/>
            </w:tcMar>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1.213</w:t>
            </w:r>
          </w:p>
        </w:tc>
        <w:tc>
          <w:tcPr>
            <w:tcMar>
              <w:top w:w="100.0" w:type="dxa"/>
              <w:left w:w="100.0" w:type="dxa"/>
              <w:bottom w:w="100.0" w:type="dxa"/>
              <w:right w:w="100.0" w:type="dxa"/>
            </w:tcMar>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0.073</w:t>
            </w:r>
          </w:p>
        </w:tc>
        <w:tc>
          <w:tcPr>
            <w:tcMar>
              <w:top w:w="100.0" w:type="dxa"/>
              <w:left w:w="100.0" w:type="dxa"/>
              <w:bottom w:w="100.0" w:type="dxa"/>
              <w:right w:w="100.0" w:type="dxa"/>
            </w:tcMar>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16.656</w:t>
            </w:r>
          </w:p>
        </w:tc>
        <w:tc>
          <w:tcPr>
            <w:tcMar>
              <w:top w:w="100.0" w:type="dxa"/>
              <w:left w:w="100.0" w:type="dxa"/>
              <w:bottom w:w="100.0" w:type="dxa"/>
              <w:right w:w="100.0" w:type="dxa"/>
            </w:tcMar>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0.809</w:t>
            </w:r>
          </w:p>
        </w:tc>
        <w:tc>
          <w:tcPr>
            <w:tcMar>
              <w:top w:w="100.0" w:type="dxa"/>
              <w:left w:w="100.0" w:type="dxa"/>
              <w:bottom w:w="100.0" w:type="dxa"/>
              <w:right w:w="100.0" w:type="dxa"/>
            </w:tcMar>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1.499</w:t>
            </w:r>
          </w:p>
        </w:tc>
        <w:tc>
          <w:tcPr>
            <w:tcMar>
              <w:top w:w="100.0" w:type="dxa"/>
              <w:left w:w="100.0" w:type="dxa"/>
              <w:bottom w:w="100.0" w:type="dxa"/>
              <w:right w:w="100.0" w:type="dxa"/>
            </w:tcMar>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0.132</w:t>
            </w:r>
          </w:p>
        </w:tc>
        <w:tc>
          <w:tcPr>
            <w:tcMar>
              <w:top w:w="100.0" w:type="dxa"/>
              <w:left w:w="100.0" w:type="dxa"/>
              <w:bottom w:w="100.0" w:type="dxa"/>
              <w:right w:w="100.0" w:type="dxa"/>
            </w:tcMar>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11.331</w:t>
            </w:r>
          </w:p>
        </w:tc>
        <w:tc>
          <w:tcPr>
            <w:tcMar>
              <w:top w:w="100.0" w:type="dxa"/>
              <w:left w:w="100.0" w:type="dxa"/>
              <w:bottom w:w="100.0" w:type="dxa"/>
              <w:right w:w="100.0" w:type="dxa"/>
            </w:tcMar>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0.703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respect others’ choices, even if they disagree with them</w:t>
            </w:r>
          </w:p>
        </w:tc>
        <w:tc>
          <w:tcPr>
            <w:tcMar>
              <w:top w:w="100.0" w:type="dxa"/>
              <w:left w:w="100.0" w:type="dxa"/>
              <w:bottom w:w="100.0" w:type="dxa"/>
              <w:right w:w="100.0" w:type="dxa"/>
            </w:tcMar>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1.024</w:t>
            </w:r>
          </w:p>
        </w:tc>
        <w:tc>
          <w:tcPr>
            <w:tcMar>
              <w:top w:w="100.0" w:type="dxa"/>
              <w:left w:w="100.0" w:type="dxa"/>
              <w:bottom w:w="100.0" w:type="dxa"/>
              <w:right w:w="100.0" w:type="dxa"/>
            </w:tcMar>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0.069</w:t>
            </w:r>
          </w:p>
        </w:tc>
        <w:tc>
          <w:tcPr>
            <w:tcMar>
              <w:top w:w="100.0" w:type="dxa"/>
              <w:left w:w="100.0" w:type="dxa"/>
              <w:bottom w:w="100.0" w:type="dxa"/>
              <w:right w:w="100.0" w:type="dxa"/>
            </w:tcMar>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14.773</w:t>
            </w:r>
          </w:p>
        </w:tc>
        <w:tc>
          <w:tcPr>
            <w:tcMar>
              <w:top w:w="100.0" w:type="dxa"/>
              <w:left w:w="100.0" w:type="dxa"/>
              <w:bottom w:w="100.0" w:type="dxa"/>
              <w:right w:w="100.0" w:type="dxa"/>
            </w:tcMar>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0.719</w:t>
            </w:r>
          </w:p>
        </w:tc>
        <w:tc>
          <w:tcPr>
            <w:tcMar>
              <w:top w:w="100.0" w:type="dxa"/>
              <w:left w:w="100.0" w:type="dxa"/>
              <w:bottom w:w="100.0" w:type="dxa"/>
              <w:right w:w="100.0" w:type="dxa"/>
            </w:tcMar>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1.221</w:t>
            </w:r>
          </w:p>
        </w:tc>
        <w:tc>
          <w:tcPr>
            <w:tcMar>
              <w:top w:w="100.0" w:type="dxa"/>
              <w:left w:w="100.0" w:type="dxa"/>
              <w:bottom w:w="100.0" w:type="dxa"/>
              <w:right w:w="100.0" w:type="dxa"/>
            </w:tcMar>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0.113</w:t>
            </w:r>
          </w:p>
        </w:tc>
        <w:tc>
          <w:tcPr>
            <w:tcMar>
              <w:top w:w="100.0" w:type="dxa"/>
              <w:left w:w="100.0" w:type="dxa"/>
              <w:bottom w:w="100.0" w:type="dxa"/>
              <w:right w:w="100.0" w:type="dxa"/>
            </w:tcMar>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10.787</w:t>
            </w:r>
          </w:p>
        </w:tc>
        <w:tc>
          <w:tcPr>
            <w:tcMar>
              <w:top w:w="100.0" w:type="dxa"/>
              <w:left w:w="100.0" w:type="dxa"/>
              <w:bottom w:w="100.0" w:type="dxa"/>
              <w:right w:w="100.0" w:type="dxa"/>
            </w:tcMar>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0.654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respect others’ right to have a different opinion</w:t>
            </w:r>
          </w:p>
        </w:tc>
        <w:tc>
          <w:tcPr>
            <w:tcMar>
              <w:top w:w="100.0" w:type="dxa"/>
              <w:left w:w="100.0" w:type="dxa"/>
              <w:bottom w:w="100.0" w:type="dxa"/>
              <w:right w:w="100.0" w:type="dxa"/>
            </w:tcMar>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1.166</w:t>
            </w:r>
          </w:p>
        </w:tc>
        <w:tc>
          <w:tcPr>
            <w:tcMar>
              <w:top w:w="100.0" w:type="dxa"/>
              <w:left w:w="100.0" w:type="dxa"/>
              <w:bottom w:w="100.0" w:type="dxa"/>
              <w:right w:w="100.0" w:type="dxa"/>
            </w:tcMar>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0.068</w:t>
            </w:r>
          </w:p>
        </w:tc>
        <w:tc>
          <w:tcPr>
            <w:tcMar>
              <w:top w:w="100.0" w:type="dxa"/>
              <w:left w:w="100.0" w:type="dxa"/>
              <w:bottom w:w="100.0" w:type="dxa"/>
              <w:right w:w="100.0" w:type="dxa"/>
            </w:tcMar>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17.139</w:t>
            </w:r>
          </w:p>
        </w:tc>
        <w:tc>
          <w:tcPr>
            <w:tcMar>
              <w:top w:w="100.0" w:type="dxa"/>
              <w:left w:w="100.0" w:type="dxa"/>
              <w:bottom w:w="100.0" w:type="dxa"/>
              <w:right w:w="100.0" w:type="dxa"/>
            </w:tcMar>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0.833</w:t>
            </w:r>
          </w:p>
        </w:tc>
        <w:tc>
          <w:tcPr>
            <w:tcMar>
              <w:top w:w="100.0" w:type="dxa"/>
              <w:left w:w="100.0" w:type="dxa"/>
              <w:bottom w:w="100.0" w:type="dxa"/>
              <w:right w:w="100.0" w:type="dxa"/>
            </w:tcMar>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1.036</w:t>
            </w:r>
          </w:p>
        </w:tc>
        <w:tc>
          <w:tcPr>
            <w:tcMar>
              <w:top w:w="100.0" w:type="dxa"/>
              <w:left w:w="100.0" w:type="dxa"/>
              <w:bottom w:w="100.0" w:type="dxa"/>
              <w:right w:w="100.0" w:type="dxa"/>
            </w:tcMar>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0.098</w:t>
            </w:r>
          </w:p>
        </w:tc>
        <w:tc>
          <w:tcPr>
            <w:tcMar>
              <w:top w:w="100.0" w:type="dxa"/>
              <w:left w:w="100.0" w:type="dxa"/>
              <w:bottom w:w="100.0" w:type="dxa"/>
              <w:right w:w="100.0" w:type="dxa"/>
            </w:tcMar>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10.539</w:t>
            </w:r>
          </w:p>
        </w:tc>
        <w:tc>
          <w:tcPr>
            <w:tcMar>
              <w:top w:w="100.0" w:type="dxa"/>
              <w:left w:w="100.0" w:type="dxa"/>
              <w:bottom w:w="100.0" w:type="dxa"/>
              <w:right w:w="100.0" w:type="dxa"/>
            </w:tcMar>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0.633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treated with respect, no matter who they are</w:t>
            </w:r>
          </w:p>
        </w:tc>
        <w:tc>
          <w:tcPr>
            <w:tcMar>
              <w:top w:w="100.0" w:type="dxa"/>
              <w:left w:w="100.0" w:type="dxa"/>
              <w:bottom w:w="100.0" w:type="dxa"/>
              <w:right w:w="100.0" w:type="dxa"/>
            </w:tcMar>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1.202</w:t>
            </w:r>
          </w:p>
        </w:tc>
        <w:tc>
          <w:tcPr>
            <w:tcMar>
              <w:top w:w="100.0" w:type="dxa"/>
              <w:left w:w="100.0" w:type="dxa"/>
              <w:bottom w:w="100.0" w:type="dxa"/>
              <w:right w:w="100.0" w:type="dxa"/>
            </w:tcMar>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w:t>
            </w:r>
          </w:p>
        </w:tc>
        <w:tc>
          <w:tcPr>
            <w:tcMar>
              <w:top w:w="100.0" w:type="dxa"/>
              <w:left w:w="100.0" w:type="dxa"/>
              <w:bottom w:w="100.0" w:type="dxa"/>
              <w:right w:w="100.0" w:type="dxa"/>
            </w:tcMar>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17.133</w:t>
            </w:r>
          </w:p>
        </w:tc>
        <w:tc>
          <w:tcPr>
            <w:tcMar>
              <w:top w:w="100.0" w:type="dxa"/>
              <w:left w:w="100.0" w:type="dxa"/>
              <w:bottom w:w="100.0" w:type="dxa"/>
              <w:right w:w="100.0" w:type="dxa"/>
            </w:tcMar>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0.832</w:t>
            </w:r>
          </w:p>
        </w:tc>
        <w:tc>
          <w:tcPr>
            <w:tcMar>
              <w:top w:w="100.0" w:type="dxa"/>
              <w:left w:w="100.0" w:type="dxa"/>
              <w:bottom w:w="100.0" w:type="dxa"/>
              <w:right w:w="100.0" w:type="dxa"/>
            </w:tcMar>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1.464</w:t>
            </w:r>
          </w:p>
        </w:tc>
        <w:tc>
          <w:tcPr>
            <w:tcMar>
              <w:top w:w="100.0" w:type="dxa"/>
              <w:left w:w="100.0" w:type="dxa"/>
              <w:bottom w:w="100.0" w:type="dxa"/>
              <w:right w:w="100.0" w:type="dxa"/>
            </w:tcMar>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0.123</w:t>
            </w:r>
          </w:p>
        </w:tc>
        <w:tc>
          <w:tcPr>
            <w:tcMar>
              <w:top w:w="100.0" w:type="dxa"/>
              <w:left w:w="100.0" w:type="dxa"/>
              <w:bottom w:w="100.0" w:type="dxa"/>
              <w:right w:w="100.0" w:type="dxa"/>
            </w:tcMar>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11.947</w:t>
            </w:r>
          </w:p>
        </w:tc>
        <w:tc>
          <w:tcPr>
            <w:tcMar>
              <w:top w:w="100.0" w:type="dxa"/>
              <w:left w:w="100.0" w:type="dxa"/>
              <w:bottom w:w="100.0" w:type="dxa"/>
              <w:right w:w="100.0" w:type="dxa"/>
            </w:tcMar>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Honor-self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never tolerate being disrespected</w:t>
            </w:r>
          </w:p>
        </w:tc>
        <w:tc>
          <w:tcPr>
            <w:tcMar>
              <w:top w:w="100.0" w:type="dxa"/>
              <w:left w:w="100.0" w:type="dxa"/>
              <w:bottom w:w="100.0" w:type="dxa"/>
              <w:right w:w="100.0" w:type="dxa"/>
            </w:tcMar>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0.575</w:t>
            </w:r>
          </w:p>
        </w:tc>
        <w:tc>
          <w:tcPr>
            <w:tcMar>
              <w:top w:w="100.0" w:type="dxa"/>
              <w:left w:w="100.0" w:type="dxa"/>
              <w:bottom w:w="100.0" w:type="dxa"/>
              <w:right w:w="100.0" w:type="dxa"/>
            </w:tcMar>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ready to defend their honor at any cost</w:t>
            </w:r>
          </w:p>
        </w:tc>
        <w:tc>
          <w:tcPr>
            <w:tcMar>
              <w:top w:w="100.0" w:type="dxa"/>
              <w:left w:w="100.0" w:type="dxa"/>
              <w:bottom w:w="100.0" w:type="dxa"/>
              <w:right w:w="100.0" w:type="dxa"/>
            </w:tcMar>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1.317</w:t>
            </w:r>
          </w:p>
        </w:tc>
        <w:tc>
          <w:tcPr>
            <w:tcMar>
              <w:top w:w="100.0" w:type="dxa"/>
              <w:left w:w="100.0" w:type="dxa"/>
              <w:bottom w:w="100.0" w:type="dxa"/>
              <w:right w:w="100.0" w:type="dxa"/>
            </w:tcMar>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0.117</w:t>
            </w:r>
          </w:p>
        </w:tc>
        <w:tc>
          <w:tcPr>
            <w:tcMar>
              <w:top w:w="100.0" w:type="dxa"/>
              <w:left w:w="100.0" w:type="dxa"/>
              <w:bottom w:w="100.0" w:type="dxa"/>
              <w:right w:w="100.0" w:type="dxa"/>
            </w:tcMar>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11.256</w:t>
            </w:r>
          </w:p>
        </w:tc>
        <w:tc>
          <w:tcPr>
            <w:tcMar>
              <w:top w:w="100.0" w:type="dxa"/>
              <w:left w:w="100.0" w:type="dxa"/>
              <w:bottom w:w="100.0" w:type="dxa"/>
              <w:right w:w="100.0" w:type="dxa"/>
            </w:tcMar>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0.718</w:t>
            </w:r>
          </w:p>
        </w:tc>
        <w:tc>
          <w:tcPr>
            <w:tcMar>
              <w:top w:w="100.0" w:type="dxa"/>
              <w:left w:w="100.0" w:type="dxa"/>
              <w:bottom w:w="100.0" w:type="dxa"/>
              <w:right w:w="100.0" w:type="dxa"/>
            </w:tcMar>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1.961</w:t>
            </w:r>
          </w:p>
        </w:tc>
        <w:tc>
          <w:tcPr>
            <w:tcMar>
              <w:top w:w="100.0" w:type="dxa"/>
              <w:left w:w="100.0" w:type="dxa"/>
              <w:bottom w:w="100.0" w:type="dxa"/>
              <w:right w:w="100.0" w:type="dxa"/>
            </w:tcMar>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0.256</w:t>
            </w:r>
          </w:p>
        </w:tc>
        <w:tc>
          <w:tcPr>
            <w:tcMar>
              <w:top w:w="100.0" w:type="dxa"/>
              <w:left w:w="100.0" w:type="dxa"/>
              <w:bottom w:w="100.0" w:type="dxa"/>
              <w:right w:w="100.0" w:type="dxa"/>
            </w:tcMar>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7.659</w:t>
            </w:r>
          </w:p>
        </w:tc>
        <w:tc>
          <w:tcPr>
            <w:tcMar>
              <w:top w:w="100.0" w:type="dxa"/>
              <w:left w:w="100.0" w:type="dxa"/>
              <w:bottom w:w="100.0" w:type="dxa"/>
              <w:right w:w="100.0" w:type="dxa"/>
            </w:tcMar>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0.728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 who has no honor is not worthy of respect</w:t>
            </w:r>
          </w:p>
        </w:tc>
        <w:tc>
          <w:tcPr>
            <w:tcMar>
              <w:top w:w="100.0" w:type="dxa"/>
              <w:left w:w="100.0" w:type="dxa"/>
              <w:bottom w:w="100.0" w:type="dxa"/>
              <w:right w:w="100.0" w:type="dxa"/>
            </w:tcMar>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1.255</w:t>
            </w:r>
          </w:p>
        </w:tc>
        <w:tc>
          <w:tcPr>
            <w:tcMar>
              <w:top w:w="100.0" w:type="dxa"/>
              <w:left w:w="100.0" w:type="dxa"/>
              <w:bottom w:w="100.0" w:type="dxa"/>
              <w:right w:w="100.0" w:type="dxa"/>
            </w:tcMar>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0.122</w:t>
            </w:r>
          </w:p>
        </w:tc>
        <w:tc>
          <w:tcPr>
            <w:tcMar>
              <w:top w:w="100.0" w:type="dxa"/>
              <w:left w:w="100.0" w:type="dxa"/>
              <w:bottom w:w="100.0" w:type="dxa"/>
              <w:right w:w="100.0" w:type="dxa"/>
            </w:tcMar>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10.262</w:t>
            </w:r>
          </w:p>
        </w:tc>
        <w:tc>
          <w:tcPr>
            <w:tcMar>
              <w:top w:w="100.0" w:type="dxa"/>
              <w:left w:w="100.0" w:type="dxa"/>
              <w:bottom w:w="100.0" w:type="dxa"/>
              <w:right w:w="100.0" w:type="dxa"/>
            </w:tcMar>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0.624</w:t>
            </w:r>
          </w:p>
        </w:tc>
        <w:tc>
          <w:tcPr>
            <w:tcMar>
              <w:top w:w="100.0" w:type="dxa"/>
              <w:left w:w="100.0" w:type="dxa"/>
              <w:bottom w:w="100.0" w:type="dxa"/>
              <w:right w:w="100.0" w:type="dxa"/>
            </w:tcMar>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1.422</w:t>
            </w:r>
          </w:p>
        </w:tc>
        <w:tc>
          <w:tcPr>
            <w:tcMar>
              <w:top w:w="100.0" w:type="dxa"/>
              <w:left w:w="100.0" w:type="dxa"/>
              <w:bottom w:w="100.0" w:type="dxa"/>
              <w:right w:w="100.0" w:type="dxa"/>
            </w:tcMar>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0.217</w:t>
            </w:r>
          </w:p>
        </w:tc>
        <w:tc>
          <w:tcPr>
            <w:tcMar>
              <w:top w:w="100.0" w:type="dxa"/>
              <w:left w:w="100.0" w:type="dxa"/>
              <w:bottom w:w="100.0" w:type="dxa"/>
              <w:right w:w="100.0" w:type="dxa"/>
            </w:tcMar>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6.538</w:t>
            </w:r>
          </w:p>
        </w:tc>
        <w:tc>
          <w:tcPr>
            <w:tcMar>
              <w:top w:w="100.0" w:type="dxa"/>
              <w:left w:w="100.0" w:type="dxa"/>
              <w:bottom w:w="100.0" w:type="dxa"/>
              <w:right w:w="100.0" w:type="dxa"/>
            </w:tcMar>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0.483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must show they can stand up for themselves to be respected</w:t>
            </w:r>
          </w:p>
        </w:tc>
        <w:tc>
          <w:tcPr>
            <w:tcMar>
              <w:top w:w="100.0" w:type="dxa"/>
              <w:left w:w="100.0" w:type="dxa"/>
              <w:bottom w:w="100.0" w:type="dxa"/>
              <w:right w:w="100.0" w:type="dxa"/>
            </w:tcMar>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0.853</w:t>
            </w:r>
          </w:p>
        </w:tc>
        <w:tc>
          <w:tcPr>
            <w:tcMar>
              <w:top w:w="100.0" w:type="dxa"/>
              <w:left w:w="100.0" w:type="dxa"/>
              <w:bottom w:w="100.0" w:type="dxa"/>
              <w:right w:w="100.0" w:type="dxa"/>
            </w:tcMar>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0.094</w:t>
            </w:r>
          </w:p>
        </w:tc>
        <w:tc>
          <w:tcPr>
            <w:tcMar>
              <w:top w:w="100.0" w:type="dxa"/>
              <w:left w:w="100.0" w:type="dxa"/>
              <w:bottom w:w="100.0" w:type="dxa"/>
              <w:right w:w="100.0" w:type="dxa"/>
            </w:tcMar>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9.092</w:t>
            </w:r>
          </w:p>
        </w:tc>
        <w:tc>
          <w:tcPr>
            <w:tcMar>
              <w:top w:w="100.0" w:type="dxa"/>
              <w:left w:w="100.0" w:type="dxa"/>
              <w:bottom w:w="100.0" w:type="dxa"/>
              <w:right w:w="100.0" w:type="dxa"/>
            </w:tcMar>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0.528</w:t>
            </w:r>
          </w:p>
        </w:tc>
        <w:tc>
          <w:tcPr>
            <w:tcMar>
              <w:top w:w="100.0" w:type="dxa"/>
              <w:left w:w="100.0" w:type="dxa"/>
              <w:bottom w:w="100.0" w:type="dxa"/>
              <w:right w:w="100.0" w:type="dxa"/>
            </w:tcMar>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1.578</w:t>
            </w:r>
          </w:p>
        </w:tc>
        <w:tc>
          <w:tcPr>
            <w:tcMar>
              <w:top w:w="100.0" w:type="dxa"/>
              <w:left w:w="100.0" w:type="dxa"/>
              <w:bottom w:w="100.0" w:type="dxa"/>
              <w:right w:w="100.0" w:type="dxa"/>
            </w:tcMar>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0.222</w:t>
            </w:r>
          </w:p>
        </w:tc>
        <w:tc>
          <w:tcPr>
            <w:tcMar>
              <w:top w:w="100.0" w:type="dxa"/>
              <w:left w:w="100.0" w:type="dxa"/>
              <w:bottom w:w="100.0" w:type="dxa"/>
              <w:right w:w="100.0" w:type="dxa"/>
            </w:tcMar>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7.101</w:t>
            </w:r>
          </w:p>
        </w:tc>
        <w:tc>
          <w:tcPr>
            <w:tcMar>
              <w:top w:w="100.0" w:type="dxa"/>
              <w:left w:w="100.0" w:type="dxa"/>
              <w:bottom w:w="100.0" w:type="dxa"/>
              <w:right w:w="100.0" w:type="dxa"/>
            </w:tcMar>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0.582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person gets insulted and they don’t respond, they will look weak.</w:t>
            </w:r>
          </w:p>
        </w:tc>
        <w:tc>
          <w:tcPr>
            <w:tcMar>
              <w:top w:w="100.0" w:type="dxa"/>
              <w:left w:w="100.0" w:type="dxa"/>
              <w:bottom w:w="100.0" w:type="dxa"/>
              <w:right w:w="100.0" w:type="dxa"/>
            </w:tcMar>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1.418</w:t>
            </w:r>
          </w:p>
        </w:tc>
        <w:tc>
          <w:tcPr>
            <w:tcMar>
              <w:top w:w="100.0" w:type="dxa"/>
              <w:left w:w="100.0" w:type="dxa"/>
              <w:bottom w:w="100.0" w:type="dxa"/>
              <w:right w:w="100.0" w:type="dxa"/>
            </w:tcMar>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0.128</w:t>
            </w:r>
          </w:p>
        </w:tc>
        <w:tc>
          <w:tcPr>
            <w:tcMar>
              <w:top w:w="100.0" w:type="dxa"/>
              <w:left w:w="100.0" w:type="dxa"/>
              <w:bottom w:w="100.0" w:type="dxa"/>
              <w:right w:w="100.0" w:type="dxa"/>
            </w:tcMar>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11.036</w:t>
            </w:r>
          </w:p>
        </w:tc>
        <w:tc>
          <w:tcPr>
            <w:tcMar>
              <w:top w:w="100.0" w:type="dxa"/>
              <w:left w:w="100.0" w:type="dxa"/>
              <w:bottom w:w="100.0" w:type="dxa"/>
              <w:right w:w="100.0" w:type="dxa"/>
            </w:tcMar>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0.696</w:t>
            </w:r>
          </w:p>
        </w:tc>
        <w:tc>
          <w:tcPr>
            <w:tcMar>
              <w:top w:w="100.0" w:type="dxa"/>
              <w:left w:w="100.0" w:type="dxa"/>
              <w:bottom w:w="100.0" w:type="dxa"/>
              <w:right w:w="100.0" w:type="dxa"/>
            </w:tcMar>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1.595</w:t>
            </w:r>
          </w:p>
        </w:tc>
        <w:tc>
          <w:tcPr>
            <w:tcMar>
              <w:top w:w="100.0" w:type="dxa"/>
              <w:left w:w="100.0" w:type="dxa"/>
              <w:bottom w:w="100.0" w:type="dxa"/>
              <w:right w:w="100.0" w:type="dxa"/>
            </w:tcMar>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0.226</w:t>
            </w:r>
          </w:p>
        </w:tc>
        <w:tc>
          <w:tcPr>
            <w:tcMar>
              <w:top w:w="100.0" w:type="dxa"/>
              <w:left w:w="100.0" w:type="dxa"/>
              <w:bottom w:w="100.0" w:type="dxa"/>
              <w:right w:w="100.0" w:type="dxa"/>
            </w:tcMar>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7.064</w:t>
            </w:r>
          </w:p>
        </w:tc>
        <w:tc>
          <w:tcPr>
            <w:tcMar>
              <w:top w:w="100.0" w:type="dxa"/>
              <w:left w:w="100.0" w:type="dxa"/>
              <w:bottom w:w="100.0" w:type="dxa"/>
              <w:right w:w="100.0" w:type="dxa"/>
            </w:tcMa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0.574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People should punish those who insult them </w:t>
            </w:r>
          </w:p>
        </w:tc>
        <w:tc>
          <w:tcPr>
            <w:tcMar>
              <w:top w:w="100.0" w:type="dxa"/>
              <w:left w:w="100.0" w:type="dxa"/>
              <w:bottom w:w="100.0" w:type="dxa"/>
              <w:right w:w="100.0" w:type="dxa"/>
            </w:tcMar>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1.413</w:t>
            </w:r>
          </w:p>
        </w:tc>
        <w:tc>
          <w:tcPr>
            <w:tcMar>
              <w:top w:w="100.0" w:type="dxa"/>
              <w:left w:w="100.0" w:type="dxa"/>
              <w:bottom w:w="100.0" w:type="dxa"/>
              <w:right w:w="100.0" w:type="dxa"/>
            </w:tcMar>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0.128</w:t>
            </w:r>
          </w:p>
        </w:tc>
        <w:tc>
          <w:tcPr>
            <w:tcMar>
              <w:top w:w="100.0" w:type="dxa"/>
              <w:left w:w="100.0" w:type="dxa"/>
              <w:bottom w:w="100.0" w:type="dxa"/>
              <w:right w:w="100.0" w:type="dxa"/>
            </w:tcMar>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11.037</w:t>
            </w:r>
          </w:p>
        </w:tc>
        <w:tc>
          <w:tcPr>
            <w:tcMar>
              <w:top w:w="100.0" w:type="dxa"/>
              <w:left w:w="100.0" w:type="dxa"/>
              <w:bottom w:w="100.0" w:type="dxa"/>
              <w:right w:w="100.0" w:type="dxa"/>
            </w:tcMar>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0.696</w:t>
            </w:r>
          </w:p>
        </w:tc>
        <w:tc>
          <w:tcPr>
            <w:tcMar>
              <w:top w:w="100.0" w:type="dxa"/>
              <w:left w:w="100.0" w:type="dxa"/>
              <w:bottom w:w="100.0" w:type="dxa"/>
              <w:right w:w="100.0" w:type="dxa"/>
            </w:tcMar>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1.219</w:t>
            </w:r>
          </w:p>
        </w:tc>
        <w:tc>
          <w:tcPr>
            <w:tcMar>
              <w:top w:w="100.0" w:type="dxa"/>
              <w:left w:w="100.0" w:type="dxa"/>
              <w:bottom w:w="100.0" w:type="dxa"/>
              <w:right w:w="100.0" w:type="dxa"/>
            </w:tcMar>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0.181</w:t>
            </w:r>
          </w:p>
        </w:tc>
        <w:tc>
          <w:tcPr>
            <w:tcMar>
              <w:top w:w="100.0" w:type="dxa"/>
              <w:left w:w="100.0" w:type="dxa"/>
              <w:bottom w:w="100.0" w:type="dxa"/>
              <w:right w:w="100.0" w:type="dxa"/>
            </w:tcMar>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6.73</w:t>
            </w:r>
          </w:p>
        </w:tc>
        <w:tc>
          <w:tcPr>
            <w:tcMar>
              <w:top w:w="100.0" w:type="dxa"/>
              <w:left w:w="100.0" w:type="dxa"/>
              <w:bottom w:w="100.0" w:type="dxa"/>
              <w:right w:w="100.0" w:type="dxa"/>
            </w:tcMar>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0.513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People always need to show off their power in front of their competitors.</w:t>
            </w:r>
          </w:p>
        </w:tc>
        <w:tc>
          <w:tcPr>
            <w:tcMar>
              <w:top w:w="100.0" w:type="dxa"/>
              <w:left w:w="100.0" w:type="dxa"/>
              <w:bottom w:w="100.0" w:type="dxa"/>
              <w:right w:w="100.0" w:type="dxa"/>
            </w:tcMar>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1.355</w:t>
            </w:r>
          </w:p>
        </w:tc>
        <w:tc>
          <w:tcPr>
            <w:tcMar>
              <w:top w:w="100.0" w:type="dxa"/>
              <w:left w:w="100.0" w:type="dxa"/>
              <w:bottom w:w="100.0" w:type="dxa"/>
              <w:right w:w="100.0" w:type="dxa"/>
            </w:tcMar>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0.134</w:t>
            </w:r>
          </w:p>
        </w:tc>
        <w:tc>
          <w:tcPr>
            <w:tcMar>
              <w:top w:w="100.0" w:type="dxa"/>
              <w:left w:w="100.0" w:type="dxa"/>
              <w:bottom w:w="100.0" w:type="dxa"/>
              <w:right w:w="100.0" w:type="dxa"/>
            </w:tcMar>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10.138</w:t>
            </w:r>
          </w:p>
        </w:tc>
        <w:tc>
          <w:tcPr>
            <w:tcMar>
              <w:top w:w="100.0" w:type="dxa"/>
              <w:left w:w="100.0" w:type="dxa"/>
              <w:bottom w:w="100.0" w:type="dxa"/>
              <w:right w:w="100.0" w:type="dxa"/>
            </w:tcMar>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0.613</w:t>
            </w:r>
          </w:p>
        </w:tc>
        <w:tc>
          <w:tcPr>
            <w:tcMar>
              <w:top w:w="100.0" w:type="dxa"/>
              <w:left w:w="100.0" w:type="dxa"/>
              <w:bottom w:w="100.0" w:type="dxa"/>
              <w:right w:w="100.0" w:type="dxa"/>
            </w:tcMar>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1.439</w:t>
            </w:r>
          </w:p>
        </w:tc>
        <w:tc>
          <w:tcPr>
            <w:tcMar>
              <w:top w:w="100.0" w:type="dxa"/>
              <w:left w:w="100.0" w:type="dxa"/>
              <w:bottom w:w="100.0" w:type="dxa"/>
              <w:right w:w="100.0" w:type="dxa"/>
            </w:tcMa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0.208</w:t>
            </w:r>
          </w:p>
        </w:tc>
        <w:tc>
          <w:tcPr>
            <w:tcMar>
              <w:top w:w="100.0" w:type="dxa"/>
              <w:left w:w="100.0" w:type="dxa"/>
              <w:bottom w:w="100.0" w:type="dxa"/>
              <w:right w:w="100.0" w:type="dxa"/>
            </w:tcMar>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6.912</w:t>
            </w:r>
          </w:p>
        </w:tc>
        <w:tc>
          <w:tcPr>
            <w:tcMar>
              <w:top w:w="100.0" w:type="dxa"/>
              <w:left w:w="100.0" w:type="dxa"/>
              <w:bottom w:w="100.0" w:type="dxa"/>
              <w:right w:w="100.0" w:type="dxa"/>
            </w:tcMar>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0.545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Honor-other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not do anything that would damage their family’s reputation</w:t>
            </w:r>
          </w:p>
        </w:tc>
        <w:tc>
          <w:tcPr>
            <w:tcMar>
              <w:top w:w="100.0" w:type="dxa"/>
              <w:left w:w="100.0" w:type="dxa"/>
              <w:bottom w:w="100.0" w:type="dxa"/>
              <w:right w:w="100.0" w:type="dxa"/>
            </w:tcMar>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0.883</w:t>
            </w:r>
          </w:p>
        </w:tc>
        <w:tc>
          <w:tcPr>
            <w:tcMar>
              <w:top w:w="100.0" w:type="dxa"/>
              <w:left w:w="100.0" w:type="dxa"/>
              <w:bottom w:w="100.0" w:type="dxa"/>
              <w:right w:w="100.0" w:type="dxa"/>
            </w:tcMar>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0.771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always think about how their behavior will reflect on the reputation of their close ones</w:t>
            </w:r>
          </w:p>
        </w:tc>
        <w:tc>
          <w:tcPr>
            <w:tcMar>
              <w:top w:w="100.0" w:type="dxa"/>
              <w:left w:w="100.0" w:type="dxa"/>
              <w:bottom w:w="100.0" w:type="dxa"/>
              <w:right w:w="100.0" w:type="dxa"/>
            </w:tcMar>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0.943</w:t>
            </w:r>
          </w:p>
        </w:tc>
        <w:tc>
          <w:tcPr>
            <w:tcMar>
              <w:top w:w="100.0" w:type="dxa"/>
              <w:left w:w="100.0" w:type="dxa"/>
              <w:bottom w:w="100.0" w:type="dxa"/>
              <w:right w:w="100.0" w:type="dxa"/>
            </w:tcMar>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0.037</w:t>
            </w:r>
          </w:p>
        </w:tc>
        <w:tc>
          <w:tcPr>
            <w:tcMar>
              <w:top w:w="100.0" w:type="dxa"/>
              <w:left w:w="100.0" w:type="dxa"/>
              <w:bottom w:w="100.0" w:type="dxa"/>
              <w:right w:w="100.0" w:type="dxa"/>
            </w:tcMar>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25.324</w:t>
            </w:r>
          </w:p>
        </w:tc>
        <w:tc>
          <w:tcPr>
            <w:tcMar>
              <w:top w:w="100.0" w:type="dxa"/>
              <w:left w:w="100.0" w:type="dxa"/>
              <w:bottom w:w="100.0" w:type="dxa"/>
              <w:right w:w="100.0" w:type="dxa"/>
            </w:tcMar>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0.863</w:t>
            </w:r>
          </w:p>
        </w:tc>
        <w:tc>
          <w:tcPr>
            <w:tcMar>
              <w:top w:w="100.0" w:type="dxa"/>
              <w:left w:w="100.0" w:type="dxa"/>
              <w:bottom w:w="100.0" w:type="dxa"/>
              <w:right w:w="100.0" w:type="dxa"/>
            </w:tcMar>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0.858</w:t>
            </w:r>
          </w:p>
        </w:tc>
        <w:tc>
          <w:tcPr>
            <w:tcMar>
              <w:top w:w="100.0" w:type="dxa"/>
              <w:left w:w="100.0" w:type="dxa"/>
              <w:bottom w:w="100.0" w:type="dxa"/>
              <w:right w:w="100.0" w:type="dxa"/>
            </w:tcMar>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0.054</w:t>
            </w:r>
          </w:p>
        </w:tc>
        <w:tc>
          <w:tcPr>
            <w:tcMar>
              <w:top w:w="100.0" w:type="dxa"/>
              <w:left w:w="100.0" w:type="dxa"/>
              <w:bottom w:w="100.0" w:type="dxa"/>
              <w:right w:w="100.0" w:type="dxa"/>
            </w:tcMar>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15.876</w:t>
            </w:r>
          </w:p>
        </w:tc>
        <w:tc>
          <w:tcPr>
            <w:tcMar>
              <w:top w:w="100.0" w:type="dxa"/>
              <w:left w:w="100.0" w:type="dxa"/>
              <w:bottom w:w="100.0" w:type="dxa"/>
              <w:right w:w="100.0" w:type="dxa"/>
            </w:tcMar>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uphold and defend their family’s reputation</w:t>
            </w:r>
          </w:p>
        </w:tc>
        <w:tc>
          <w:tcPr>
            <w:tcMar>
              <w:top w:w="100.0" w:type="dxa"/>
              <w:left w:w="100.0" w:type="dxa"/>
              <w:bottom w:w="100.0" w:type="dxa"/>
              <w:right w:w="100.0" w:type="dxa"/>
            </w:tcMar>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0.853</w:t>
            </w:r>
          </w:p>
        </w:tc>
        <w:tc>
          <w:tcPr>
            <w:tcMar>
              <w:top w:w="100.0" w:type="dxa"/>
              <w:left w:w="100.0" w:type="dxa"/>
              <w:bottom w:w="100.0" w:type="dxa"/>
              <w:right w:w="100.0" w:type="dxa"/>
            </w:tcMar>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0.035</w:t>
            </w:r>
          </w:p>
        </w:tc>
        <w:tc>
          <w:tcPr>
            <w:tcMar>
              <w:top w:w="100.0" w:type="dxa"/>
              <w:left w:w="100.0" w:type="dxa"/>
              <w:bottom w:w="100.0" w:type="dxa"/>
              <w:right w:w="100.0" w:type="dxa"/>
            </w:tcMa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24.091</w:t>
            </w:r>
          </w:p>
        </w:tc>
        <w:tc>
          <w:tcPr>
            <w:tcMar>
              <w:top w:w="100.0" w:type="dxa"/>
              <w:left w:w="100.0" w:type="dxa"/>
              <w:bottom w:w="100.0" w:type="dxa"/>
              <w:right w:w="100.0" w:type="dxa"/>
            </w:tcMar>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0.842</w:t>
            </w:r>
          </w:p>
        </w:tc>
        <w:tc>
          <w:tcPr>
            <w:tcMar>
              <w:top w:w="100.0" w:type="dxa"/>
              <w:left w:w="100.0" w:type="dxa"/>
              <w:bottom w:w="100.0" w:type="dxa"/>
              <w:right w:w="100.0" w:type="dxa"/>
            </w:tcMar>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0.886</w:t>
            </w:r>
          </w:p>
        </w:tc>
        <w:tc>
          <w:tcPr>
            <w:tcMar>
              <w:top w:w="100.0" w:type="dxa"/>
              <w:left w:w="100.0" w:type="dxa"/>
              <w:bottom w:w="100.0" w:type="dxa"/>
              <w:right w:w="100.0" w:type="dxa"/>
            </w:tcMar>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0.054</w:t>
            </w:r>
          </w:p>
        </w:tc>
        <w:tc>
          <w:tcPr>
            <w:tcMar>
              <w:top w:w="100.0" w:type="dxa"/>
              <w:left w:w="100.0" w:type="dxa"/>
              <w:bottom w:w="100.0" w:type="dxa"/>
              <w:right w:w="100.0" w:type="dxa"/>
            </w:tcMar>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16.313</w:t>
            </w:r>
          </w:p>
        </w:tc>
        <w:tc>
          <w:tcPr>
            <w:tcMar>
              <w:top w:w="100.0" w:type="dxa"/>
              <w:left w:w="100.0" w:type="dxa"/>
              <w:bottom w:w="100.0" w:type="dxa"/>
              <w:right w:w="100.0" w:type="dxa"/>
            </w:tcMar>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0.756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 should protect the reputation of women they are related to</w:t>
            </w:r>
          </w:p>
        </w:tc>
        <w:tc>
          <w:tcPr>
            <w:tcMar>
              <w:top w:w="100.0" w:type="dxa"/>
              <w:left w:w="100.0" w:type="dxa"/>
              <w:bottom w:w="100.0" w:type="dxa"/>
              <w:right w:w="100.0" w:type="dxa"/>
            </w:tcMar>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0.714</w:t>
            </w:r>
          </w:p>
        </w:tc>
        <w:tc>
          <w:tcPr>
            <w:tcMar>
              <w:top w:w="100.0" w:type="dxa"/>
              <w:left w:w="100.0" w:type="dxa"/>
              <w:bottom w:w="100.0" w:type="dxa"/>
              <w:right w:w="100.0" w:type="dxa"/>
            </w:tcMar>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0.046</w:t>
            </w:r>
          </w:p>
        </w:tc>
        <w:tc>
          <w:tcPr>
            <w:tcMar>
              <w:top w:w="100.0" w:type="dxa"/>
              <w:left w:w="100.0" w:type="dxa"/>
              <w:bottom w:w="100.0" w:type="dxa"/>
              <w:right w:w="100.0" w:type="dxa"/>
            </w:tcMar>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15.613</w:t>
            </w:r>
          </w:p>
        </w:tc>
        <w:tc>
          <w:tcPr>
            <w:tcMar>
              <w:top w:w="100.0" w:type="dxa"/>
              <w:left w:w="100.0" w:type="dxa"/>
              <w:bottom w:w="100.0" w:type="dxa"/>
              <w:right w:w="100.0" w:type="dxa"/>
            </w:tcMar>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0.644</w:t>
            </w:r>
          </w:p>
        </w:tc>
        <w:tc>
          <w:tcPr>
            <w:tcMar>
              <w:top w:w="100.0" w:type="dxa"/>
              <w:left w:w="100.0" w:type="dxa"/>
              <w:bottom w:w="100.0" w:type="dxa"/>
              <w:right w:w="100.0" w:type="dxa"/>
            </w:tcMar>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0.792</w:t>
            </w:r>
          </w:p>
        </w:tc>
        <w:tc>
          <w:tcPr>
            <w:tcMar>
              <w:top w:w="100.0" w:type="dxa"/>
              <w:left w:w="100.0" w:type="dxa"/>
              <w:bottom w:w="100.0" w:type="dxa"/>
              <w:right w:w="100.0" w:type="dxa"/>
            </w:tcMar>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w:t>
            </w:r>
          </w:p>
        </w:tc>
        <w:tc>
          <w:tcPr>
            <w:tcMar>
              <w:top w:w="100.0" w:type="dxa"/>
              <w:left w:w="100.0" w:type="dxa"/>
              <w:bottom w:w="100.0" w:type="dxa"/>
              <w:right w:w="100.0" w:type="dxa"/>
            </w:tcMar>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13.163</w:t>
            </w:r>
          </w:p>
        </w:tc>
        <w:tc>
          <w:tcPr>
            <w:tcMar>
              <w:top w:w="100.0" w:type="dxa"/>
              <w:left w:w="100.0" w:type="dxa"/>
              <w:bottom w:w="100.0" w:type="dxa"/>
              <w:right w:w="100.0" w:type="dxa"/>
            </w:tcMar>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person’s friend’s reputation is questioned, they should come to their defense</w:t>
            </w:r>
          </w:p>
        </w:tc>
        <w:tc>
          <w:tcPr>
            <w:tcMar>
              <w:top w:w="100.0" w:type="dxa"/>
              <w:left w:w="100.0" w:type="dxa"/>
              <w:bottom w:w="100.0" w:type="dxa"/>
              <w:right w:w="100.0" w:type="dxa"/>
            </w:tcMar>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0.321</w:t>
            </w:r>
          </w:p>
        </w:tc>
        <w:tc>
          <w:tcPr>
            <w:tcMar>
              <w:top w:w="100.0" w:type="dxa"/>
              <w:left w:w="100.0" w:type="dxa"/>
              <w:bottom w:w="100.0" w:type="dxa"/>
              <w:right w:w="100.0" w:type="dxa"/>
            </w:tcMar>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0.045</w:t>
            </w:r>
          </w:p>
        </w:tc>
        <w:tc>
          <w:tcPr>
            <w:tcMar>
              <w:top w:w="100.0" w:type="dxa"/>
              <w:left w:w="100.0" w:type="dxa"/>
              <w:bottom w:w="100.0" w:type="dxa"/>
              <w:right w:w="100.0" w:type="dxa"/>
            </w:tcMar>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7.137</w:t>
            </w:r>
          </w:p>
        </w:tc>
        <w:tc>
          <w:tcPr>
            <w:tcMar>
              <w:top w:w="100.0" w:type="dxa"/>
              <w:left w:w="100.0" w:type="dxa"/>
              <w:bottom w:w="100.0" w:type="dxa"/>
              <w:right w:w="100.0" w:type="dxa"/>
            </w:tcMar>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0.335</w:t>
            </w:r>
          </w:p>
        </w:tc>
        <w:tc>
          <w:tcPr>
            <w:tcMar>
              <w:top w:w="100.0" w:type="dxa"/>
              <w:left w:w="100.0" w:type="dxa"/>
              <w:bottom w:w="100.0" w:type="dxa"/>
              <w:right w:w="100.0" w:type="dxa"/>
            </w:tcMar>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0.251</w:t>
            </w:r>
          </w:p>
        </w:tc>
        <w:tc>
          <w:tcPr>
            <w:tcMar>
              <w:top w:w="100.0" w:type="dxa"/>
              <w:left w:w="100.0" w:type="dxa"/>
              <w:bottom w:w="100.0" w:type="dxa"/>
              <w:right w:w="100.0" w:type="dxa"/>
            </w:tcMar>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w:t>
            </w:r>
          </w:p>
        </w:tc>
        <w:tc>
          <w:tcPr>
            <w:tcMar>
              <w:top w:w="100.0" w:type="dxa"/>
              <w:left w:w="100.0" w:type="dxa"/>
              <w:bottom w:w="100.0" w:type="dxa"/>
              <w:right w:w="100.0" w:type="dxa"/>
            </w:tcMar>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6.198</w:t>
            </w:r>
          </w:p>
        </w:tc>
        <w:tc>
          <w:tcPr>
            <w:tcMar>
              <w:top w:w="100.0" w:type="dxa"/>
              <w:left w:w="100.0" w:type="dxa"/>
              <w:bottom w:w="100.0" w:type="dxa"/>
              <w:right w:w="100.0" w:type="dxa"/>
            </w:tcMar>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People should be concerned about their family having a bad reputation.</w:t>
            </w:r>
          </w:p>
        </w:tc>
        <w:tc>
          <w:tcPr>
            <w:tcMar>
              <w:top w:w="100.0" w:type="dxa"/>
              <w:left w:w="100.0" w:type="dxa"/>
              <w:bottom w:w="100.0" w:type="dxa"/>
              <w:right w:w="100.0" w:type="dxa"/>
            </w:tcMar>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0.938</w:t>
            </w:r>
          </w:p>
        </w:tc>
        <w:tc>
          <w:tcPr>
            <w:tcMar>
              <w:top w:w="100.0" w:type="dxa"/>
              <w:left w:w="100.0" w:type="dxa"/>
              <w:bottom w:w="100.0" w:type="dxa"/>
              <w:right w:w="100.0" w:type="dxa"/>
            </w:tcMar>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w:t>
            </w:r>
          </w:p>
        </w:tc>
        <w:tc>
          <w:tcPr>
            <w:tcMar>
              <w:top w:w="100.0" w:type="dxa"/>
              <w:left w:w="100.0" w:type="dxa"/>
              <w:bottom w:w="100.0" w:type="dxa"/>
              <w:right w:w="100.0" w:type="dxa"/>
            </w:tcMar>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23.436</w:t>
            </w:r>
          </w:p>
        </w:tc>
        <w:tc>
          <w:tcPr>
            <w:tcMar>
              <w:top w:w="100.0" w:type="dxa"/>
              <w:left w:w="100.0" w:type="dxa"/>
              <w:bottom w:w="100.0" w:type="dxa"/>
              <w:right w:w="100.0" w:type="dxa"/>
            </w:tcMar>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0.829</w:t>
            </w:r>
          </w:p>
        </w:tc>
        <w:tc>
          <w:tcPr>
            <w:tcMar>
              <w:top w:w="100.0" w:type="dxa"/>
              <w:left w:w="100.0" w:type="dxa"/>
              <w:bottom w:w="100.0" w:type="dxa"/>
              <w:right w:w="100.0" w:type="dxa"/>
            </w:tcMar>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0.929</w:t>
            </w:r>
          </w:p>
        </w:tc>
        <w:tc>
          <w:tcPr>
            <w:tcMar>
              <w:top w:w="100.0" w:type="dxa"/>
              <w:left w:w="100.0" w:type="dxa"/>
              <w:bottom w:w="100.0" w:type="dxa"/>
              <w:right w:w="100.0" w:type="dxa"/>
            </w:tcMar>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0.056</w:t>
            </w:r>
          </w:p>
        </w:tc>
        <w:tc>
          <w:tcPr>
            <w:tcMar>
              <w:top w:w="100.0" w:type="dxa"/>
              <w:left w:w="100.0" w:type="dxa"/>
              <w:bottom w:w="100.0" w:type="dxa"/>
              <w:right w:w="100.0" w:type="dxa"/>
            </w:tcMar>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16.451</w:t>
            </w:r>
          </w:p>
        </w:tc>
        <w:tc>
          <w:tcPr>
            <w:tcMar>
              <w:top w:w="100.0" w:type="dxa"/>
              <w:left w:w="100.0" w:type="dxa"/>
              <w:bottom w:w="100.0" w:type="dxa"/>
              <w:right w:w="100.0" w:type="dxa"/>
            </w:tcMar>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Face-self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6" w:hRule="atLeast"/>
          <w:tblHeader w:val="0"/>
        </w:trPr>
        <w:tc>
          <w:tcPr>
            <w:tcMar>
              <w:top w:w="100.0" w:type="dxa"/>
              <w:left w:w="100.0" w:type="dxa"/>
              <w:bottom w:w="100.0" w:type="dxa"/>
              <w:right w:w="100.0" w:type="dxa"/>
            </w:tcMar>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always know what is appropriate for a given situation and act accordingly</w:t>
            </w:r>
          </w:p>
        </w:tc>
        <w:tc>
          <w:tcPr>
            <w:tcMar>
              <w:top w:w="100.0" w:type="dxa"/>
              <w:left w:w="100.0" w:type="dxa"/>
              <w:bottom w:w="100.0" w:type="dxa"/>
              <w:right w:w="100.0" w:type="dxa"/>
            </w:tcMar>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0.585</w:t>
            </w:r>
          </w:p>
        </w:tc>
        <w:tc>
          <w:tcPr>
            <w:tcMar>
              <w:top w:w="100.0" w:type="dxa"/>
              <w:left w:w="100.0" w:type="dxa"/>
              <w:bottom w:w="100.0" w:type="dxa"/>
              <w:right w:w="100.0" w:type="dxa"/>
            </w:tcMar>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worthy of respect are those who do their utmost to fulfill the expectations of their role</w:t>
            </w:r>
          </w:p>
        </w:tc>
        <w:tc>
          <w:tcPr>
            <w:tcMar>
              <w:top w:w="100.0" w:type="dxa"/>
              <w:left w:w="100.0" w:type="dxa"/>
              <w:bottom w:w="100.0" w:type="dxa"/>
              <w:right w:w="100.0" w:type="dxa"/>
            </w:tcMar>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0.911</w:t>
            </w:r>
          </w:p>
        </w:tc>
        <w:tc>
          <w:tcPr>
            <w:tcMar>
              <w:top w:w="100.0" w:type="dxa"/>
              <w:left w:w="100.0" w:type="dxa"/>
              <w:bottom w:w="100.0" w:type="dxa"/>
              <w:right w:w="100.0" w:type="dxa"/>
            </w:tcMar>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0.101</w:t>
            </w:r>
          </w:p>
        </w:tc>
        <w:tc>
          <w:tcPr>
            <w:tcMar>
              <w:top w:w="100.0" w:type="dxa"/>
              <w:left w:w="100.0" w:type="dxa"/>
              <w:bottom w:w="100.0" w:type="dxa"/>
              <w:right w:w="100.0" w:type="dxa"/>
            </w:tcMar>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9.03</w:t>
            </w:r>
          </w:p>
        </w:tc>
        <w:tc>
          <w:tcPr>
            <w:tcMar>
              <w:top w:w="100.0" w:type="dxa"/>
              <w:left w:w="100.0" w:type="dxa"/>
              <w:bottom w:w="100.0" w:type="dxa"/>
              <w:right w:w="100.0" w:type="dxa"/>
            </w:tcMar>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0.501</w:t>
            </w:r>
          </w:p>
        </w:tc>
        <w:tc>
          <w:tcPr>
            <w:tcMar>
              <w:top w:w="100.0" w:type="dxa"/>
              <w:left w:w="100.0" w:type="dxa"/>
              <w:bottom w:w="100.0" w:type="dxa"/>
              <w:right w:w="100.0" w:type="dxa"/>
            </w:tcMar>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1.132</w:t>
            </w:r>
          </w:p>
        </w:tc>
        <w:tc>
          <w:tcPr>
            <w:tcMar>
              <w:top w:w="100.0" w:type="dxa"/>
              <w:left w:w="100.0" w:type="dxa"/>
              <w:bottom w:w="100.0" w:type="dxa"/>
              <w:right w:w="100.0" w:type="dxa"/>
            </w:tcMar>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0.194</w:t>
            </w:r>
          </w:p>
        </w:tc>
        <w:tc>
          <w:tcPr>
            <w:tcMar>
              <w:top w:w="100.0" w:type="dxa"/>
              <w:left w:w="100.0" w:type="dxa"/>
              <w:bottom w:w="100.0" w:type="dxa"/>
              <w:right w:w="100.0" w:type="dxa"/>
            </w:tcMar>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5.825</w:t>
            </w:r>
          </w:p>
        </w:tc>
        <w:tc>
          <w:tcPr>
            <w:tcMar>
              <w:top w:w="100.0" w:type="dxa"/>
              <w:left w:w="100.0" w:type="dxa"/>
              <w:bottom w:w="100.0" w:type="dxa"/>
              <w:right w:w="100.0" w:type="dxa"/>
            </w:tcMar>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0.373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avoid doing anything inappropriate so as not to embarrass themselves</w:t>
            </w:r>
          </w:p>
        </w:tc>
        <w:tc>
          <w:tcPr>
            <w:tcMar>
              <w:top w:w="100.0" w:type="dxa"/>
              <w:left w:w="100.0" w:type="dxa"/>
              <w:bottom w:w="100.0" w:type="dxa"/>
              <w:right w:w="100.0" w:type="dxa"/>
            </w:tcMar>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1.556</w:t>
            </w:r>
          </w:p>
        </w:tc>
        <w:tc>
          <w:tcPr>
            <w:tcMar>
              <w:top w:w="100.0" w:type="dxa"/>
              <w:left w:w="100.0" w:type="dxa"/>
              <w:bottom w:w="100.0" w:type="dxa"/>
              <w:right w:w="100.0" w:type="dxa"/>
            </w:tcMar>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0.127</w:t>
            </w:r>
          </w:p>
        </w:tc>
        <w:tc>
          <w:tcPr>
            <w:tcMar>
              <w:top w:w="100.0" w:type="dxa"/>
              <w:left w:w="100.0" w:type="dxa"/>
              <w:bottom w:w="100.0" w:type="dxa"/>
              <w:right w:w="100.0" w:type="dxa"/>
            </w:tcMar>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12.293</w:t>
            </w:r>
          </w:p>
        </w:tc>
        <w:tc>
          <w:tcPr>
            <w:tcMar>
              <w:top w:w="100.0" w:type="dxa"/>
              <w:left w:w="100.0" w:type="dxa"/>
              <w:bottom w:w="100.0" w:type="dxa"/>
              <w:right w:w="100.0" w:type="dxa"/>
            </w:tcMa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0.768</w:t>
            </w:r>
          </w:p>
        </w:tc>
        <w:tc>
          <w:tcPr>
            <w:tcMar>
              <w:top w:w="100.0" w:type="dxa"/>
              <w:left w:w="100.0" w:type="dxa"/>
              <w:bottom w:w="100.0" w:type="dxa"/>
              <w:right w:w="100.0" w:type="dxa"/>
            </w:tcMar>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2.296</w:t>
            </w:r>
          </w:p>
        </w:tc>
        <w:tc>
          <w:tcPr>
            <w:tcMar>
              <w:top w:w="100.0" w:type="dxa"/>
              <w:left w:w="100.0" w:type="dxa"/>
              <w:bottom w:w="100.0" w:type="dxa"/>
              <w:right w:w="100.0" w:type="dxa"/>
            </w:tcMar>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0.288</w:t>
            </w:r>
          </w:p>
        </w:tc>
        <w:tc>
          <w:tcPr>
            <w:tcMar>
              <w:top w:w="100.0" w:type="dxa"/>
              <w:left w:w="100.0" w:type="dxa"/>
              <w:bottom w:w="100.0" w:type="dxa"/>
              <w:right w:w="100.0" w:type="dxa"/>
            </w:tcMar>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7.972</w:t>
            </w:r>
          </w:p>
        </w:tc>
        <w:tc>
          <w:tcPr>
            <w:tcMar>
              <w:top w:w="100.0" w:type="dxa"/>
              <w:left w:w="100.0" w:type="dxa"/>
              <w:bottom w:w="100.0" w:type="dxa"/>
              <w:right w:w="100.0" w:type="dxa"/>
            </w:tcMar>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0.706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think twice before speaking so as not to embarrass themselves</w:t>
            </w:r>
          </w:p>
        </w:tc>
        <w:tc>
          <w:tcPr>
            <w:tcMar>
              <w:top w:w="100.0" w:type="dxa"/>
              <w:left w:w="100.0" w:type="dxa"/>
              <w:bottom w:w="100.0" w:type="dxa"/>
              <w:right w:w="100.0" w:type="dxa"/>
            </w:tcMar>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1.466</w:t>
            </w:r>
          </w:p>
        </w:tc>
        <w:tc>
          <w:tcPr>
            <w:tcMar>
              <w:top w:w="100.0" w:type="dxa"/>
              <w:left w:w="100.0" w:type="dxa"/>
              <w:bottom w:w="100.0" w:type="dxa"/>
              <w:right w:w="100.0" w:type="dxa"/>
            </w:tcMar>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0.121</w:t>
            </w:r>
          </w:p>
        </w:tc>
        <w:tc>
          <w:tcPr>
            <w:tcMar>
              <w:top w:w="100.0" w:type="dxa"/>
              <w:left w:w="100.0" w:type="dxa"/>
              <w:bottom w:w="100.0" w:type="dxa"/>
              <w:right w:w="100.0" w:type="dxa"/>
            </w:tcMar>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12.085</w:t>
            </w:r>
          </w:p>
        </w:tc>
        <w:tc>
          <w:tcPr>
            <w:tcMar>
              <w:top w:w="100.0" w:type="dxa"/>
              <w:left w:w="100.0" w:type="dxa"/>
              <w:bottom w:w="100.0" w:type="dxa"/>
              <w:right w:w="100.0" w:type="dxa"/>
            </w:tcMar>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0.747</w:t>
            </w:r>
          </w:p>
        </w:tc>
        <w:tc>
          <w:tcPr>
            <w:tcMar>
              <w:top w:w="100.0" w:type="dxa"/>
              <w:left w:w="100.0" w:type="dxa"/>
              <w:bottom w:w="100.0" w:type="dxa"/>
              <w:right w:w="100.0" w:type="dxa"/>
            </w:tcMar>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1.686</w:t>
            </w:r>
          </w:p>
        </w:tc>
        <w:tc>
          <w:tcPr>
            <w:tcMar>
              <w:top w:w="100.0" w:type="dxa"/>
              <w:left w:w="100.0" w:type="dxa"/>
              <w:bottom w:w="100.0" w:type="dxa"/>
              <w:right w:w="100.0" w:type="dxa"/>
            </w:tcMar>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0.227</w:t>
            </w:r>
          </w:p>
        </w:tc>
        <w:tc>
          <w:tcPr>
            <w:tcMar>
              <w:top w:w="100.0" w:type="dxa"/>
              <w:left w:w="100.0" w:type="dxa"/>
              <w:bottom w:w="100.0" w:type="dxa"/>
              <w:right w:w="100.0" w:type="dxa"/>
            </w:tcMar>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7.426</w:t>
            </w:r>
          </w:p>
        </w:tc>
        <w:tc>
          <w:tcPr>
            <w:tcMar>
              <w:top w:w="100.0" w:type="dxa"/>
              <w:left w:w="100.0" w:type="dxa"/>
              <w:bottom w:w="100.0" w:type="dxa"/>
              <w:right w:w="100.0" w:type="dxa"/>
            </w:tcMar>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0.584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someone made me lose face, I would avoid this person in the future</w:t>
            </w:r>
          </w:p>
        </w:tc>
        <w:tc>
          <w:tcPr>
            <w:tcMar>
              <w:top w:w="100.0" w:type="dxa"/>
              <w:left w:w="100.0" w:type="dxa"/>
              <w:bottom w:w="100.0" w:type="dxa"/>
              <w:right w:w="100.0" w:type="dxa"/>
            </w:tcMar>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0.851</w:t>
            </w:r>
          </w:p>
        </w:tc>
        <w:tc>
          <w:tcPr>
            <w:tcMar>
              <w:top w:w="100.0" w:type="dxa"/>
              <w:left w:w="100.0" w:type="dxa"/>
              <w:bottom w:w="100.0" w:type="dxa"/>
              <w:right w:w="100.0" w:type="dxa"/>
            </w:tcMar>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w:t>
            </w:r>
          </w:p>
        </w:tc>
        <w:tc>
          <w:tcPr>
            <w:tcMar>
              <w:top w:w="100.0" w:type="dxa"/>
              <w:left w:w="100.0" w:type="dxa"/>
              <w:bottom w:w="100.0" w:type="dxa"/>
              <w:right w:w="100.0" w:type="dxa"/>
            </w:tcMar>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7.745</w:t>
            </w:r>
          </w:p>
        </w:tc>
        <w:tc>
          <w:tcPr>
            <w:tcMar>
              <w:top w:w="100.0" w:type="dxa"/>
              <w:left w:w="100.0" w:type="dxa"/>
              <w:bottom w:w="100.0" w:type="dxa"/>
              <w:right w:w="100.0" w:type="dxa"/>
            </w:tcMar>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0.416</w:t>
            </w:r>
          </w:p>
        </w:tc>
        <w:tc>
          <w:tcPr>
            <w:tcMar>
              <w:top w:w="100.0" w:type="dxa"/>
              <w:left w:w="100.0" w:type="dxa"/>
              <w:bottom w:w="100.0" w:type="dxa"/>
              <w:right w:w="100.0" w:type="dxa"/>
            </w:tcMa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1.079</w:t>
            </w:r>
          </w:p>
        </w:tc>
        <w:tc>
          <w:tcPr>
            <w:tcMar>
              <w:top w:w="100.0" w:type="dxa"/>
              <w:left w:w="100.0" w:type="dxa"/>
              <w:bottom w:w="100.0" w:type="dxa"/>
              <w:right w:w="100.0" w:type="dxa"/>
            </w:tcMar>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0.178</w:t>
            </w:r>
          </w:p>
        </w:tc>
        <w:tc>
          <w:tcPr>
            <w:tcMar>
              <w:top w:w="100.0" w:type="dxa"/>
              <w:left w:w="100.0" w:type="dxa"/>
              <w:bottom w:w="100.0" w:type="dxa"/>
              <w:right w:w="100.0" w:type="dxa"/>
            </w:tcMar>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6.063</w:t>
            </w:r>
          </w:p>
        </w:tc>
        <w:tc>
          <w:tcPr>
            <w:tcMar>
              <w:top w:w="100.0" w:type="dxa"/>
              <w:left w:w="100.0" w:type="dxa"/>
              <w:bottom w:w="100.0" w:type="dxa"/>
              <w:right w:w="100.0" w:type="dxa"/>
            </w:tcMar>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0.397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People should control their behavior in front of others</w:t>
            </w:r>
          </w:p>
        </w:tc>
        <w:tc>
          <w:tcPr>
            <w:tcMar>
              <w:top w:w="100.0" w:type="dxa"/>
              <w:left w:w="100.0" w:type="dxa"/>
              <w:bottom w:w="100.0" w:type="dxa"/>
              <w:right w:w="100.0" w:type="dxa"/>
            </w:tcMar>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1.392</w:t>
            </w:r>
          </w:p>
        </w:tc>
        <w:tc>
          <w:tcPr>
            <w:tcMar>
              <w:top w:w="100.0" w:type="dxa"/>
              <w:left w:w="100.0" w:type="dxa"/>
              <w:bottom w:w="100.0" w:type="dxa"/>
              <w:right w:w="100.0" w:type="dxa"/>
            </w:tcMa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0.116</w:t>
            </w:r>
          </w:p>
        </w:tc>
        <w:tc>
          <w:tcPr>
            <w:tcMar>
              <w:top w:w="100.0" w:type="dxa"/>
              <w:left w:w="100.0" w:type="dxa"/>
              <w:bottom w:w="100.0" w:type="dxa"/>
              <w:right w:w="100.0" w:type="dxa"/>
            </w:tcMar>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12.008</w:t>
            </w:r>
          </w:p>
        </w:tc>
        <w:tc>
          <w:tcPr>
            <w:tcMar>
              <w:top w:w="100.0" w:type="dxa"/>
              <w:left w:w="100.0" w:type="dxa"/>
              <w:bottom w:w="100.0" w:type="dxa"/>
              <w:right w:w="100.0" w:type="dxa"/>
            </w:tcMa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0.740</w:t>
            </w:r>
          </w:p>
        </w:tc>
        <w:tc>
          <w:tcPr>
            <w:tcMar>
              <w:top w:w="100.0" w:type="dxa"/>
              <w:left w:w="100.0" w:type="dxa"/>
              <w:bottom w:w="100.0" w:type="dxa"/>
              <w:right w:w="100.0" w:type="dxa"/>
            </w:tcMar>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1.606</w:t>
            </w:r>
          </w:p>
        </w:tc>
        <w:tc>
          <w:tcPr>
            <w:tcMar>
              <w:top w:w="100.0" w:type="dxa"/>
              <w:left w:w="100.0" w:type="dxa"/>
              <w:bottom w:w="100.0" w:type="dxa"/>
              <w:right w:w="100.0" w:type="dxa"/>
            </w:tcMar>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0.211</w:t>
            </w:r>
          </w:p>
        </w:tc>
        <w:tc>
          <w:tcPr>
            <w:tcMar>
              <w:top w:w="100.0" w:type="dxa"/>
              <w:left w:w="100.0" w:type="dxa"/>
              <w:bottom w:w="100.0" w:type="dxa"/>
              <w:right w:w="100.0" w:type="dxa"/>
            </w:tcMar>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7.616</w:t>
            </w:r>
          </w:p>
        </w:tc>
        <w:tc>
          <w:tcPr>
            <w:tcMar>
              <w:top w:w="100.0" w:type="dxa"/>
              <w:left w:w="100.0" w:type="dxa"/>
              <w:bottom w:w="100.0" w:type="dxa"/>
              <w:right w:w="100.0" w:type="dxa"/>
            </w:tcMar>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0.622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Face-other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treat others according to their social status to maintain good relationships</w:t>
            </w:r>
          </w:p>
        </w:tc>
        <w:tc>
          <w:tcPr>
            <w:tcMar>
              <w:top w:w="100.0" w:type="dxa"/>
              <w:left w:w="100.0" w:type="dxa"/>
              <w:bottom w:w="100.0" w:type="dxa"/>
              <w:right w:w="100.0" w:type="dxa"/>
            </w:tcMar>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0.597</w:t>
            </w:r>
          </w:p>
        </w:tc>
        <w:tc>
          <w:tcPr>
            <w:tcMar>
              <w:top w:w="100.0" w:type="dxa"/>
              <w:left w:w="100.0" w:type="dxa"/>
              <w:bottom w:w="100.0" w:type="dxa"/>
              <w:right w:w="100.0" w:type="dxa"/>
            </w:tcMar>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Mar>
              <w:top w:w="100.0" w:type="dxa"/>
              <w:left w:w="100.0" w:type="dxa"/>
              <w:bottom w:w="100.0" w:type="dxa"/>
              <w:right w:w="100.0" w:type="dxa"/>
            </w:tcMar>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0.486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be extremely careful not to embarrass others, especially if it is someone of a higher rank</w:t>
            </w:r>
          </w:p>
        </w:tc>
        <w:tc>
          <w:tcPr>
            <w:tcMar>
              <w:top w:w="100.0" w:type="dxa"/>
              <w:left w:w="100.0" w:type="dxa"/>
              <w:bottom w:w="100.0" w:type="dxa"/>
              <w:right w:w="100.0" w:type="dxa"/>
            </w:tcMar>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1.244</w:t>
            </w:r>
          </w:p>
        </w:tc>
        <w:tc>
          <w:tcPr>
            <w:tcMar>
              <w:top w:w="100.0" w:type="dxa"/>
              <w:left w:w="100.0" w:type="dxa"/>
              <w:bottom w:w="100.0" w:type="dxa"/>
              <w:right w:w="100.0" w:type="dxa"/>
            </w:tcMar>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0.100</w:t>
            </w:r>
          </w:p>
        </w:tc>
        <w:tc>
          <w:tcPr>
            <w:tcMar>
              <w:top w:w="100.0" w:type="dxa"/>
              <w:left w:w="100.0" w:type="dxa"/>
              <w:bottom w:w="100.0" w:type="dxa"/>
              <w:right w:w="100.0" w:type="dxa"/>
            </w:tcMar>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12.487</w:t>
            </w:r>
          </w:p>
        </w:tc>
        <w:tc>
          <w:tcPr>
            <w:tcMar>
              <w:top w:w="100.0" w:type="dxa"/>
              <w:left w:w="100.0" w:type="dxa"/>
              <w:bottom w:w="100.0" w:type="dxa"/>
              <w:right w:w="100.0" w:type="dxa"/>
            </w:tcMar>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0.761</w:t>
            </w:r>
          </w:p>
        </w:tc>
        <w:tc>
          <w:tcPr>
            <w:tcMar>
              <w:top w:w="100.0" w:type="dxa"/>
              <w:left w:w="100.0" w:type="dxa"/>
              <w:bottom w:w="100.0" w:type="dxa"/>
              <w:right w:w="100.0" w:type="dxa"/>
            </w:tcMar>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1.357</w:t>
            </w:r>
          </w:p>
        </w:tc>
        <w:tc>
          <w:tcPr>
            <w:tcMar>
              <w:top w:w="100.0" w:type="dxa"/>
              <w:left w:w="100.0" w:type="dxa"/>
              <w:bottom w:w="100.0" w:type="dxa"/>
              <w:right w:w="100.0" w:type="dxa"/>
            </w:tcMar>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0.146</w:t>
            </w:r>
          </w:p>
        </w:tc>
        <w:tc>
          <w:tcPr>
            <w:tcMar>
              <w:top w:w="100.0" w:type="dxa"/>
              <w:left w:w="100.0" w:type="dxa"/>
              <w:bottom w:w="100.0" w:type="dxa"/>
              <w:right w:w="100.0" w:type="dxa"/>
            </w:tcMar>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9.327</w:t>
            </w:r>
          </w:p>
        </w:tc>
        <w:tc>
          <w:tcPr>
            <w:tcMar>
              <w:top w:w="100.0" w:type="dxa"/>
              <w:left w:w="100.0" w:type="dxa"/>
              <w:bottom w:w="100.0" w:type="dxa"/>
              <w:right w:w="100.0" w:type="dxa"/>
            </w:tcMar>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avoid making others look incompetent</w:t>
            </w:r>
          </w:p>
        </w:tc>
        <w:tc>
          <w:tcPr>
            <w:tcMar>
              <w:top w:w="100.0" w:type="dxa"/>
              <w:left w:w="100.0" w:type="dxa"/>
              <w:bottom w:w="100.0" w:type="dxa"/>
              <w:right w:w="100.0" w:type="dxa"/>
            </w:tcMar>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0.596</w:t>
            </w:r>
          </w:p>
        </w:tc>
        <w:tc>
          <w:tcPr>
            <w:tcMar>
              <w:top w:w="100.0" w:type="dxa"/>
              <w:left w:w="100.0" w:type="dxa"/>
              <w:bottom w:w="100.0" w:type="dxa"/>
              <w:right w:w="100.0" w:type="dxa"/>
            </w:tcMar>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0.087</w:t>
            </w:r>
          </w:p>
        </w:tc>
        <w:tc>
          <w:tcPr>
            <w:tcMar>
              <w:top w:w="100.0" w:type="dxa"/>
              <w:left w:w="100.0" w:type="dxa"/>
              <w:bottom w:w="100.0" w:type="dxa"/>
              <w:right w:w="100.0" w:type="dxa"/>
            </w:tcMar>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6.884</w:t>
            </w:r>
          </w:p>
        </w:tc>
        <w:tc>
          <w:tcPr>
            <w:tcMar>
              <w:top w:w="100.0" w:type="dxa"/>
              <w:left w:w="100.0" w:type="dxa"/>
              <w:bottom w:w="100.0" w:type="dxa"/>
              <w:right w:w="100.0" w:type="dxa"/>
            </w:tcMar>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0.361</w:t>
            </w:r>
          </w:p>
        </w:tc>
        <w:tc>
          <w:tcPr>
            <w:tcMar>
              <w:top w:w="100.0" w:type="dxa"/>
              <w:left w:w="100.0" w:type="dxa"/>
              <w:bottom w:w="100.0" w:type="dxa"/>
              <w:right w:w="100.0" w:type="dxa"/>
            </w:tcMar>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0.579</w:t>
            </w:r>
          </w:p>
        </w:tc>
        <w:tc>
          <w:tcPr>
            <w:tcMar>
              <w:top w:w="100.0" w:type="dxa"/>
              <w:left w:w="100.0" w:type="dxa"/>
              <w:bottom w:w="100.0" w:type="dxa"/>
              <w:right w:w="100.0" w:type="dxa"/>
            </w:tcMar>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0.099</w:t>
            </w:r>
          </w:p>
        </w:tc>
        <w:tc>
          <w:tcPr>
            <w:tcMar>
              <w:top w:w="100.0" w:type="dxa"/>
              <w:left w:w="100.0" w:type="dxa"/>
              <w:bottom w:w="100.0" w:type="dxa"/>
              <w:right w:w="100.0" w:type="dxa"/>
            </w:tcMar>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5.852</w:t>
            </w:r>
          </w:p>
        </w:tc>
        <w:tc>
          <w:tcPr>
            <w:tcMar>
              <w:top w:w="100.0" w:type="dxa"/>
              <w:left w:w="100.0" w:type="dxa"/>
              <w:bottom w:w="100.0" w:type="dxa"/>
              <w:right w:w="100.0" w:type="dxa"/>
            </w:tcMar>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never criticize others in public, especially if it is someone older or more experienced</w:t>
            </w:r>
          </w:p>
        </w:tc>
        <w:tc>
          <w:tcPr>
            <w:tcMar>
              <w:top w:w="100.0" w:type="dxa"/>
              <w:left w:w="100.0" w:type="dxa"/>
              <w:bottom w:w="100.0" w:type="dxa"/>
              <w:right w:w="100.0" w:type="dxa"/>
            </w:tcMar>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1.177</w:t>
            </w:r>
          </w:p>
        </w:tc>
        <w:tc>
          <w:tcPr>
            <w:tcMar>
              <w:top w:w="100.0" w:type="dxa"/>
              <w:left w:w="100.0" w:type="dxa"/>
              <w:bottom w:w="100.0" w:type="dxa"/>
              <w:right w:w="100.0" w:type="dxa"/>
            </w:tcMar>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0.099</w:t>
            </w:r>
          </w:p>
        </w:tc>
        <w:tc>
          <w:tcPr>
            <w:tcMar>
              <w:top w:w="100.0" w:type="dxa"/>
              <w:left w:w="100.0" w:type="dxa"/>
              <w:bottom w:w="100.0" w:type="dxa"/>
              <w:right w:w="100.0" w:type="dxa"/>
            </w:tcMar>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11.849</w:t>
            </w:r>
          </w:p>
        </w:tc>
        <w:tc>
          <w:tcPr>
            <w:tcMar>
              <w:top w:w="100.0" w:type="dxa"/>
              <w:left w:w="100.0" w:type="dxa"/>
              <w:bottom w:w="100.0" w:type="dxa"/>
              <w:right w:w="100.0" w:type="dxa"/>
            </w:tcMar>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0.704</w:t>
            </w:r>
          </w:p>
        </w:tc>
        <w:tc>
          <w:tcPr>
            <w:tcMar>
              <w:top w:w="100.0" w:type="dxa"/>
              <w:left w:w="100.0" w:type="dxa"/>
              <w:bottom w:w="100.0" w:type="dxa"/>
              <w:right w:w="100.0" w:type="dxa"/>
            </w:tcMar>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1.159</w:t>
            </w:r>
          </w:p>
        </w:tc>
        <w:tc>
          <w:tcPr>
            <w:tcMar>
              <w:top w:w="100.0" w:type="dxa"/>
              <w:left w:w="100.0" w:type="dxa"/>
              <w:bottom w:w="100.0" w:type="dxa"/>
              <w:right w:w="100.0" w:type="dxa"/>
            </w:tcMar>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0.134</w:t>
            </w:r>
          </w:p>
        </w:tc>
        <w:tc>
          <w:tcPr>
            <w:tcMar>
              <w:top w:w="100.0" w:type="dxa"/>
              <w:left w:w="100.0" w:type="dxa"/>
              <w:bottom w:w="100.0" w:type="dxa"/>
              <w:right w:w="100.0" w:type="dxa"/>
            </w:tcMar>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8.629</w:t>
            </w:r>
          </w:p>
        </w:tc>
        <w:tc>
          <w:tcPr>
            <w:tcMar>
              <w:top w:w="100.0" w:type="dxa"/>
              <w:left w:w="100.0" w:type="dxa"/>
              <w:bottom w:w="100.0" w:type="dxa"/>
              <w:right w:w="100.0" w:type="dxa"/>
            </w:tcMar>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0.597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should minimize conflict in social relationships at all costs</w:t>
            </w:r>
          </w:p>
        </w:tc>
        <w:tc>
          <w:tcPr>
            <w:tcMar>
              <w:top w:w="100.0" w:type="dxa"/>
              <w:left w:w="100.0" w:type="dxa"/>
              <w:bottom w:w="100.0" w:type="dxa"/>
              <w:right w:w="100.0" w:type="dxa"/>
            </w:tcMar>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0.894</w:t>
            </w:r>
          </w:p>
        </w:tc>
        <w:tc>
          <w:tcPr>
            <w:tcMar>
              <w:top w:w="100.0" w:type="dxa"/>
              <w:left w:w="100.0" w:type="dxa"/>
              <w:bottom w:w="100.0" w:type="dxa"/>
              <w:right w:w="100.0" w:type="dxa"/>
            </w:tcMar>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0.086</w:t>
            </w:r>
          </w:p>
        </w:tc>
        <w:tc>
          <w:tcPr>
            <w:tcMar>
              <w:top w:w="100.0" w:type="dxa"/>
              <w:left w:w="100.0" w:type="dxa"/>
              <w:bottom w:w="100.0" w:type="dxa"/>
              <w:right w:w="100.0" w:type="dxa"/>
            </w:tcMar>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10.361</w:t>
            </w:r>
          </w:p>
        </w:tc>
        <w:tc>
          <w:tcPr>
            <w:tcMar>
              <w:top w:w="100.0" w:type="dxa"/>
              <w:left w:w="100.0" w:type="dxa"/>
              <w:bottom w:w="100.0" w:type="dxa"/>
              <w:right w:w="100.0" w:type="dxa"/>
            </w:tcMar>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0.587</w:t>
            </w:r>
          </w:p>
        </w:tc>
        <w:tc>
          <w:tcPr>
            <w:tcMar>
              <w:top w:w="100.0" w:type="dxa"/>
              <w:left w:w="100.0" w:type="dxa"/>
              <w:bottom w:w="100.0" w:type="dxa"/>
              <w:right w:w="100.0" w:type="dxa"/>
            </w:tcMar>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0.840</w:t>
            </w:r>
          </w:p>
        </w:tc>
        <w:tc>
          <w:tcPr>
            <w:tcMar>
              <w:top w:w="100.0" w:type="dxa"/>
              <w:left w:w="100.0" w:type="dxa"/>
              <w:bottom w:w="100.0" w:type="dxa"/>
              <w:right w:w="100.0" w:type="dxa"/>
            </w:tcMar>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0.103</w:t>
            </w:r>
          </w:p>
        </w:tc>
        <w:tc>
          <w:tcPr>
            <w:tcMar>
              <w:top w:w="100.0" w:type="dxa"/>
              <w:left w:w="100.0" w:type="dxa"/>
              <w:bottom w:w="100.0" w:type="dxa"/>
              <w:right w:w="100.0" w:type="dxa"/>
            </w:tcMa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8.113</w:t>
            </w:r>
          </w:p>
        </w:tc>
        <w:tc>
          <w:tcPr>
            <w:tcMar>
              <w:top w:w="100.0" w:type="dxa"/>
              <w:left w:w="100.0" w:type="dxa"/>
              <w:bottom w:w="100.0" w:type="dxa"/>
              <w:right w:w="100.0" w:type="dxa"/>
            </w:tcMar>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0.536</w:t>
            </w:r>
          </w:p>
        </w:tc>
      </w:tr>
      <w:tr>
        <w:trPr>
          <w:cantSplit w:val="0"/>
          <w:trHeight w:val="343" w:hRule="atLeast"/>
          <w:tblHeader w:val="0"/>
        </w:trPr>
        <w:tc>
          <w:tcPr>
            <w:tcMar>
              <w:top w:w="100.0" w:type="dxa"/>
              <w:left w:w="100.0" w:type="dxa"/>
              <w:bottom w:w="100.0" w:type="dxa"/>
              <w:right w:w="100.0" w:type="dxa"/>
            </w:tcMar>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It is important to maintain harmony within one’s group</w:t>
            </w:r>
          </w:p>
        </w:tc>
        <w:tc>
          <w:tcPr>
            <w:tcMar>
              <w:top w:w="100.0" w:type="dxa"/>
              <w:left w:w="100.0" w:type="dxa"/>
              <w:bottom w:w="100.0" w:type="dxa"/>
              <w:right w:w="100.0" w:type="dxa"/>
            </w:tcMar>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0.710</w:t>
            </w:r>
          </w:p>
        </w:tc>
        <w:tc>
          <w:tcPr>
            <w:tcMar>
              <w:top w:w="100.0" w:type="dxa"/>
              <w:left w:w="100.0" w:type="dxa"/>
              <w:bottom w:w="100.0" w:type="dxa"/>
              <w:right w:w="100.0" w:type="dxa"/>
            </w:tcMar>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0.068</w:t>
            </w:r>
          </w:p>
        </w:tc>
        <w:tc>
          <w:tcPr>
            <w:tcMar>
              <w:top w:w="100.0" w:type="dxa"/>
              <w:left w:w="100.0" w:type="dxa"/>
              <w:bottom w:w="100.0" w:type="dxa"/>
              <w:right w:w="100.0" w:type="dxa"/>
            </w:tcMar>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10.42</w:t>
            </w:r>
          </w:p>
        </w:tc>
        <w:tc>
          <w:tcPr>
            <w:tcMar>
              <w:top w:w="100.0" w:type="dxa"/>
              <w:left w:w="100.0" w:type="dxa"/>
              <w:bottom w:w="100.0" w:type="dxa"/>
              <w:right w:w="100.0" w:type="dxa"/>
            </w:tcMar>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0.591</w:t>
            </w:r>
          </w:p>
        </w:tc>
        <w:tc>
          <w:tcPr>
            <w:tcMar>
              <w:top w:w="100.0" w:type="dxa"/>
              <w:left w:w="100.0" w:type="dxa"/>
              <w:bottom w:w="100.0" w:type="dxa"/>
              <w:right w:w="100.0" w:type="dxa"/>
            </w:tcMar>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0.428</w:t>
            </w:r>
          </w:p>
        </w:tc>
        <w:tc>
          <w:tcPr>
            <w:tcMar>
              <w:top w:w="100.0" w:type="dxa"/>
              <w:left w:w="100.0" w:type="dxa"/>
              <w:bottom w:w="100.0" w:type="dxa"/>
              <w:right w:w="100.0" w:type="dxa"/>
            </w:tcMar>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0.069</w:t>
            </w:r>
          </w:p>
        </w:tc>
        <w:tc>
          <w:tcPr>
            <w:tcMar>
              <w:top w:w="100.0" w:type="dxa"/>
              <w:left w:w="100.0" w:type="dxa"/>
              <w:bottom w:w="100.0" w:type="dxa"/>
              <w:right w:w="100.0" w:type="dxa"/>
            </w:tcMar>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6.173</w:t>
            </w:r>
          </w:p>
        </w:tc>
        <w:tc>
          <w:tcPr>
            <w:tcMar>
              <w:top w:w="100.0" w:type="dxa"/>
              <w:left w:w="100.0" w:type="dxa"/>
              <w:bottom w:w="100.0" w:type="dxa"/>
              <w:right w:w="100.0" w:type="dxa"/>
            </w:tcMar>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0.360</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People should be very humble to maintain good relationships</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0.936</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0.089</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10.51</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0.598</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0.690</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0.098</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7.058</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0.432</w:t>
            </w:r>
          </w:p>
        </w:tc>
      </w:tr>
    </w:tbl>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Norms model fit: CFI=.865, RMSEA=.065, SRMR=.085, Endorsement model fit: CFI=.781, RMSEA=.063, SRMR=.082. All loadings are significant 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.001.</w:t>
        <w:br w:type="textWrapping"/>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dignity-self, all items performed well and the loadings were &gt;.40 for both endorsement and norms measures. We will therefore keep the five items that passed all previous rounds of item selection. For dignity-other, all five items performed well and no backup items were included. For honor-self, all items performed well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&gt; .40), we will therefore keep the five items that passed all previous rounds of item selection. For honor-other, the backup item about family reputation performed better than the item about a friend’s reputation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 vs.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This is not surprising, given that the scale contains two other items about family reputation that would all be strongly correlated. This backup item could replace one of the other family items but since both of the family items performed well and the friend item performed very well in the collaborator survey, and increases the overall validity of the construct by covering other aspects of honor-other besides family, we decided to keep the original five items. For face-self, four out of five items performed well (loadings&gt;.40), but the backup item (“People should control their behavior in front of others”) performed better than the new item that was introduced based on the collaborator survey (“If someone made me lose face, I would avoid this person in the future”,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𝛽=.622 vs. 𝛽=.397 for endorsement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decided to keep the “control behavior” item and discard the new item, as it has been successfully used in earlier studies and performed well in our first pilot study. Finally, for face-other, one item (“People should avoid making others look incompetent”) underperformed, with loadings &lt;.40 on both norms and endorsement measures. Since this was a new item added based on the results of the collaborator survey, we will replace it with an item that has been successfully used in earlier studies and performed better in the pilot: “People should be very humble to maintain good relationships”. The final item list is presented in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final DHF item list </w:t>
      </w:r>
    </w:p>
    <w:p w:rsidR="00000000" w:rsidDel="00000000" w:rsidP="00000000" w:rsidRDefault="00000000" w:rsidRPr="00000000" w14:paraId="0000098A">
      <w:pPr>
        <w:rPr/>
      </w:pPr>
      <w:r w:rsidDel="00000000" w:rsidR="00000000" w:rsidRPr="00000000">
        <w:rPr>
          <w:rtl w:val="0"/>
        </w:rPr>
      </w:r>
    </w:p>
    <w:tbl>
      <w:tblPr>
        <w:tblStyle w:val="Table1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290"/>
        <w:gridCol w:w="7350"/>
        <w:tblGridChange w:id="0">
          <w:tblGrid>
            <w:gridCol w:w="495"/>
            <w:gridCol w:w="1290"/>
            <w:gridCol w:w="7350"/>
          </w:tblGrid>
        </w:tblGridChange>
      </w:tblGrid>
      <w:tr>
        <w:trPr>
          <w:cantSplit w:val="0"/>
          <w:trHeight w:val="405" w:hRule="atLeast"/>
          <w:tblHeader w:val="0"/>
        </w:trPr>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8B">
            <w:pPr>
              <w:ind w:firstLine="20"/>
              <w:rPr/>
            </w:pPr>
            <w:r w:rsidDel="00000000" w:rsidR="00000000" w:rsidRPr="00000000">
              <w:rPr>
                <w:rtl w:val="0"/>
              </w:rPr>
              <w:t xml:space="preserve">n</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8C">
            <w:pPr>
              <w:ind w:firstLine="20"/>
              <w:rPr/>
            </w:pPr>
            <w:r w:rsidDel="00000000" w:rsidR="00000000" w:rsidRPr="00000000">
              <w:rPr>
                <w:rtl w:val="0"/>
              </w:rPr>
              <w:t xml:space="preserve">Facet</w:t>
            </w:r>
          </w:p>
        </w:tc>
        <w:tc>
          <w:tcPr>
            <w:tcBorders>
              <w:top w:color="000000" w:space="0" w:sz="6" w:val="single"/>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8D">
            <w:pPr>
              <w:ind w:firstLine="20"/>
              <w:rPr/>
            </w:pPr>
            <w:r w:rsidDel="00000000" w:rsidR="00000000" w:rsidRPr="00000000">
              <w:rPr>
                <w:rtl w:val="0"/>
              </w:rPr>
              <w:t xml:space="preserve">Items </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8E">
            <w:pPr>
              <w:ind w:firstLine="2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8F">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0">
            <w:pPr>
              <w:ind w:firstLine="20"/>
              <w:rPr/>
            </w:pPr>
            <w:r w:rsidDel="00000000" w:rsidR="00000000" w:rsidRPr="00000000">
              <w:rPr>
                <w:rtl w:val="0"/>
              </w:rPr>
              <w:t xml:space="preserve">People should be true to themselves regardless of what others think</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1">
            <w:pPr>
              <w:ind w:firstLine="2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2">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3">
            <w:pPr>
              <w:ind w:firstLine="20"/>
              <w:rPr/>
            </w:pPr>
            <w:r w:rsidDel="00000000" w:rsidR="00000000" w:rsidRPr="00000000">
              <w:rPr>
                <w:rtl w:val="0"/>
              </w:rPr>
              <w:t xml:space="preserve">How much a person respects themselves is far more important than how much others respect them</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4">
            <w:pPr>
              <w:ind w:firstLine="2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5">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6">
            <w:pPr>
              <w:ind w:firstLine="20"/>
              <w:rPr/>
            </w:pPr>
            <w:r w:rsidDel="00000000" w:rsidR="00000000" w:rsidRPr="00000000">
              <w:rPr>
                <w:rtl w:val="0"/>
              </w:rPr>
              <w:t xml:space="preserve">People’s opinions should be independent of what others around them think</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7">
            <w:pPr>
              <w:ind w:firstLine="2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8">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9">
            <w:pPr>
              <w:ind w:firstLine="20"/>
              <w:rPr/>
            </w:pPr>
            <w:r w:rsidDel="00000000" w:rsidR="00000000" w:rsidRPr="00000000">
              <w:rPr>
                <w:rtl w:val="0"/>
              </w:rPr>
              <w:t xml:space="preserve">People should make decisions based on their own opinions and not based on what others think</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A">
            <w:pPr>
              <w:ind w:firstLine="2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B">
            <w:pPr>
              <w:ind w:firstLine="20"/>
              <w:rPr/>
            </w:pPr>
            <w:r w:rsidDel="00000000" w:rsidR="00000000" w:rsidRPr="00000000">
              <w:rPr>
                <w:rtl w:val="0"/>
              </w:rPr>
              <w:t xml:space="preserve">D-Self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C">
            <w:pPr>
              <w:ind w:firstLine="20"/>
              <w:rPr/>
            </w:pPr>
            <w:r w:rsidDel="00000000" w:rsidR="00000000" w:rsidRPr="00000000">
              <w:rPr>
                <w:rtl w:val="0"/>
              </w:rPr>
              <w:t xml:space="preserve">A person’s sense of worth should not depend on what others think of them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D">
            <w:pPr>
              <w:ind w:firstLine="2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E">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9F">
            <w:pPr>
              <w:ind w:firstLine="20"/>
              <w:rPr/>
            </w:pPr>
            <w:r w:rsidDel="00000000" w:rsidR="00000000" w:rsidRPr="00000000">
              <w:rPr>
                <w:rtl w:val="0"/>
              </w:rPr>
              <w:t xml:space="preserve">People should be treated with respect, no matter who they are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0">
            <w:pPr>
              <w:ind w:firstLine="2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1">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2">
            <w:pPr>
              <w:ind w:firstLine="20"/>
              <w:rPr/>
            </w:pPr>
            <w:r w:rsidDel="00000000" w:rsidR="00000000" w:rsidRPr="00000000">
              <w:rPr>
                <w:rtl w:val="0"/>
              </w:rPr>
              <w:t xml:space="preserve">People should respect others’ right to have a different opinion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3">
            <w:pPr>
              <w:ind w:firstLine="20"/>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4">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5">
            <w:pPr>
              <w:ind w:firstLine="20"/>
              <w:rPr/>
            </w:pPr>
            <w:r w:rsidDel="00000000" w:rsidR="00000000" w:rsidRPr="00000000">
              <w:rPr>
                <w:rtl w:val="0"/>
              </w:rPr>
              <w:t xml:space="preserve">People are equally worthy of respect regardless of their beliefs or lifestyle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6">
            <w:pPr>
              <w:ind w:firstLine="20"/>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7">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8">
            <w:pPr>
              <w:ind w:firstLine="20"/>
              <w:rPr/>
            </w:pPr>
            <w:r w:rsidDel="00000000" w:rsidR="00000000" w:rsidRPr="00000000">
              <w:rPr>
                <w:rtl w:val="0"/>
              </w:rPr>
              <w:t xml:space="preserve">People should be treated with dignity no matter who they are or where they are from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9">
            <w:pPr>
              <w:ind w:firstLine="2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A">
            <w:pPr>
              <w:ind w:firstLine="20"/>
              <w:rPr/>
            </w:pPr>
            <w:r w:rsidDel="00000000" w:rsidR="00000000" w:rsidRPr="00000000">
              <w:rPr>
                <w:rtl w:val="0"/>
              </w:rPr>
              <w:t xml:space="preserve">D-Other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B">
            <w:pPr>
              <w:ind w:firstLine="20"/>
              <w:rPr/>
            </w:pPr>
            <w:r w:rsidDel="00000000" w:rsidR="00000000" w:rsidRPr="00000000">
              <w:rPr>
                <w:rtl w:val="0"/>
              </w:rPr>
              <w:t xml:space="preserve">People should respect others’ choices, even if they disagree with them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C">
            <w:pPr>
              <w:ind w:firstLine="2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D">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E">
            <w:pPr>
              <w:ind w:firstLine="20"/>
              <w:rPr/>
            </w:pPr>
            <w:r w:rsidDel="00000000" w:rsidR="00000000" w:rsidRPr="00000000">
              <w:rPr>
                <w:rtl w:val="0"/>
              </w:rPr>
              <w:t xml:space="preserve">A person who has no honor is not worthy of respect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AF">
            <w:pPr>
              <w:ind w:firstLine="20"/>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0">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1">
            <w:pPr>
              <w:ind w:firstLine="20"/>
              <w:rPr/>
            </w:pPr>
            <w:r w:rsidDel="00000000" w:rsidR="00000000" w:rsidRPr="00000000">
              <w:rPr>
                <w:rtl w:val="0"/>
              </w:rPr>
              <w:t xml:space="preserve">People must show they can stand up for themselves to be respected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2">
            <w:pPr>
              <w:ind w:firstLine="20"/>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3">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4">
            <w:pPr>
              <w:ind w:firstLine="20"/>
              <w:rPr/>
            </w:pPr>
            <w:r w:rsidDel="00000000" w:rsidR="00000000" w:rsidRPr="00000000">
              <w:rPr>
                <w:rtl w:val="0"/>
              </w:rPr>
              <w:t xml:space="preserve">People should never tolerate being disrespected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5">
            <w:pPr>
              <w:ind w:firstLine="20"/>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6">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7">
            <w:pPr>
              <w:ind w:firstLine="20"/>
              <w:rPr/>
            </w:pPr>
            <w:r w:rsidDel="00000000" w:rsidR="00000000" w:rsidRPr="00000000">
              <w:rPr>
                <w:rtl w:val="0"/>
              </w:rPr>
              <w:t xml:space="preserve">People should be ready to defend their honor at any cost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8">
            <w:pPr>
              <w:ind w:firstLine="20"/>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9">
            <w:pPr>
              <w:ind w:firstLine="20"/>
              <w:rPr/>
            </w:pPr>
            <w:r w:rsidDel="00000000" w:rsidR="00000000" w:rsidRPr="00000000">
              <w:rPr>
                <w:rtl w:val="0"/>
              </w:rPr>
              <w:t xml:space="preserve">H-Self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A">
            <w:pPr>
              <w:ind w:firstLine="20"/>
              <w:rPr/>
            </w:pPr>
            <w:r w:rsidDel="00000000" w:rsidR="00000000" w:rsidRPr="00000000">
              <w:rPr>
                <w:rtl w:val="0"/>
              </w:rPr>
              <w:t xml:space="preserve">If a person gets insulted and they do not respond, they will look weak</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B">
            <w:pPr>
              <w:ind w:firstLine="20"/>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C">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D">
            <w:pPr>
              <w:ind w:firstLine="20"/>
              <w:rPr/>
            </w:pPr>
            <w:r w:rsidDel="00000000" w:rsidR="00000000" w:rsidRPr="00000000">
              <w:rPr>
                <w:rtl w:val="0"/>
              </w:rPr>
              <w:t xml:space="preserve">People should always think about how their behavior will reflect on the reputation of their close ones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E">
            <w:pPr>
              <w:ind w:firstLine="2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BF">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0">
            <w:pPr>
              <w:ind w:firstLine="20"/>
              <w:rPr/>
            </w:pPr>
            <w:r w:rsidDel="00000000" w:rsidR="00000000" w:rsidRPr="00000000">
              <w:rPr>
                <w:rtl w:val="0"/>
              </w:rPr>
              <w:t xml:space="preserve">People should uphold and defend their family’s reputation</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1">
            <w:pPr>
              <w:ind w:firstLine="20"/>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2">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3">
            <w:pPr>
              <w:ind w:firstLine="20"/>
              <w:rPr/>
            </w:pPr>
            <w:r w:rsidDel="00000000" w:rsidR="00000000" w:rsidRPr="00000000">
              <w:rPr>
                <w:rtl w:val="0"/>
              </w:rPr>
              <w:t xml:space="preserve">People should not do anything that would damage their family’s reputation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4">
            <w:pPr>
              <w:ind w:firstLine="20"/>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5">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6">
            <w:pPr>
              <w:ind w:firstLine="20"/>
              <w:rPr/>
            </w:pPr>
            <w:r w:rsidDel="00000000" w:rsidR="00000000" w:rsidRPr="00000000">
              <w:rPr>
                <w:rtl w:val="0"/>
              </w:rPr>
              <w:t xml:space="preserve">Men should protect the reputation of women they are related to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7">
            <w:pPr>
              <w:ind w:firstLine="20"/>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8">
            <w:pPr>
              <w:ind w:firstLine="20"/>
              <w:rPr/>
            </w:pPr>
            <w:r w:rsidDel="00000000" w:rsidR="00000000" w:rsidRPr="00000000">
              <w:rPr>
                <w:rtl w:val="0"/>
              </w:rPr>
              <w:t xml:space="preserve">H-Other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9">
            <w:pPr>
              <w:ind w:firstLine="20"/>
              <w:rPr/>
            </w:pPr>
            <w:r w:rsidDel="00000000" w:rsidR="00000000" w:rsidRPr="00000000">
              <w:rPr>
                <w:rtl w:val="0"/>
              </w:rPr>
              <w:t xml:space="preserve">If a person’s friend’s reputation is questioned, they should come to their defense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A">
            <w:pPr>
              <w:ind w:firstLine="20"/>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B">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C">
            <w:pPr>
              <w:ind w:firstLine="20"/>
              <w:rPr/>
            </w:pPr>
            <w:r w:rsidDel="00000000" w:rsidR="00000000" w:rsidRPr="00000000">
              <w:rPr>
                <w:rtl w:val="0"/>
              </w:rPr>
              <w:t xml:space="preserve">People should think twice before speaking so as not to embarrass themselves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D">
            <w:pPr>
              <w:ind w:firstLine="20"/>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E">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CF">
            <w:pPr>
              <w:ind w:firstLine="20"/>
              <w:rPr/>
            </w:pPr>
            <w:r w:rsidDel="00000000" w:rsidR="00000000" w:rsidRPr="00000000">
              <w:rPr>
                <w:rtl w:val="0"/>
              </w:rPr>
              <w:t xml:space="preserve">People should control their behavior in front of others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0">
            <w:pPr>
              <w:ind w:firstLine="20"/>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1">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2">
            <w:pPr>
              <w:ind w:firstLine="20"/>
              <w:rPr/>
            </w:pPr>
            <w:r w:rsidDel="00000000" w:rsidR="00000000" w:rsidRPr="00000000">
              <w:rPr>
                <w:rtl w:val="0"/>
              </w:rPr>
              <w:t xml:space="preserve">People should always know what is appropriate for a given situation and act accordingly</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3">
            <w:pPr>
              <w:ind w:firstLine="2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4">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5">
            <w:pPr>
              <w:ind w:firstLine="20"/>
              <w:rPr/>
            </w:pPr>
            <w:r w:rsidDel="00000000" w:rsidR="00000000" w:rsidRPr="00000000">
              <w:rPr>
                <w:rtl w:val="0"/>
              </w:rPr>
              <w:t xml:space="preserve">People worthy of respect are those who do their utmost to fulfill the expectations of their role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6">
            <w:pPr>
              <w:ind w:firstLine="20"/>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7">
            <w:pPr>
              <w:ind w:firstLine="20"/>
              <w:rPr/>
            </w:pPr>
            <w:r w:rsidDel="00000000" w:rsidR="00000000" w:rsidRPr="00000000">
              <w:rPr>
                <w:rtl w:val="0"/>
              </w:rPr>
              <w:t xml:space="preserve">F-Self</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8">
            <w:pPr>
              <w:ind w:firstLine="20"/>
              <w:rPr/>
            </w:pPr>
            <w:r w:rsidDel="00000000" w:rsidR="00000000" w:rsidRPr="00000000">
              <w:rPr>
                <w:rtl w:val="0"/>
              </w:rPr>
              <w:t xml:space="preserve">People should avoid doing anything inappropriate so as not to embarrass themselves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9">
            <w:pPr>
              <w:ind w:firstLine="20"/>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A">
            <w:pPr>
              <w:ind w:firstLine="20"/>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B">
            <w:pPr>
              <w:ind w:firstLine="20"/>
              <w:rPr/>
            </w:pPr>
            <w:r w:rsidDel="00000000" w:rsidR="00000000" w:rsidRPr="00000000">
              <w:rPr>
                <w:rtl w:val="0"/>
              </w:rPr>
              <w:t xml:space="preserve">People should be very humble to maintain good relationships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C">
            <w:pPr>
              <w:ind w:firstLine="20"/>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D">
            <w:pPr>
              <w:ind w:firstLine="20"/>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E">
            <w:pPr>
              <w:ind w:firstLine="20"/>
              <w:rPr/>
            </w:pPr>
            <w:r w:rsidDel="00000000" w:rsidR="00000000" w:rsidRPr="00000000">
              <w:rPr>
                <w:rtl w:val="0"/>
              </w:rPr>
              <w:t xml:space="preserve">People should be extremely careful not to embarrass others, especially if it is someone of a higher rank</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DF">
            <w:pPr>
              <w:ind w:firstLine="20"/>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E0">
            <w:pPr>
              <w:ind w:firstLine="20"/>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E1">
            <w:pPr>
              <w:ind w:firstLine="20"/>
              <w:rPr/>
            </w:pPr>
            <w:r w:rsidDel="00000000" w:rsidR="00000000" w:rsidRPr="00000000">
              <w:rPr>
                <w:rtl w:val="0"/>
              </w:rPr>
              <w:t xml:space="preserve">People should treat others according to their social status to maintain good relationships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E2">
            <w:pPr>
              <w:ind w:firstLine="20"/>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E3">
            <w:pPr>
              <w:ind w:firstLine="20"/>
              <w:rPr/>
            </w:pPr>
            <w:r w:rsidDel="00000000" w:rsidR="00000000" w:rsidRPr="00000000">
              <w:rPr>
                <w:rtl w:val="0"/>
              </w:rPr>
              <w:t xml:space="preserve">F-Other</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E4">
            <w:pPr>
              <w:ind w:firstLine="20"/>
              <w:rPr/>
            </w:pPr>
            <w:r w:rsidDel="00000000" w:rsidR="00000000" w:rsidRPr="00000000">
              <w:rPr>
                <w:rtl w:val="0"/>
              </w:rPr>
              <w:t xml:space="preserve">People should minimize conflict in social relationships at all costs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E5">
            <w:pPr>
              <w:ind w:firstLine="20"/>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E6">
            <w:pPr>
              <w:ind w:firstLine="20"/>
              <w:rPr/>
            </w:pPr>
            <w:r w:rsidDel="00000000" w:rsidR="00000000" w:rsidRPr="00000000">
              <w:rPr>
                <w:rtl w:val="0"/>
              </w:rPr>
              <w:t xml:space="preserve">F-Other</w:t>
            </w:r>
          </w:p>
        </w:tc>
        <w:tc>
          <w:tcPr>
            <w:tcBorders>
              <w:top w:color="000000" w:space="0" w:sz="0" w:val="nil"/>
              <w:left w:color="000000" w:space="0" w:sz="0" w:val="nil"/>
              <w:bottom w:color="000000" w:space="0" w:sz="6" w:val="single"/>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9E7">
            <w:pPr>
              <w:ind w:firstLine="20"/>
              <w:rPr/>
            </w:pPr>
            <w:r w:rsidDel="00000000" w:rsidR="00000000" w:rsidRPr="00000000">
              <w:rPr>
                <w:rtl w:val="0"/>
              </w:rPr>
              <w:t xml:space="preserve">People should never criticize others in public, especially if it is someone older or more experienced</w:t>
            </w:r>
          </w:p>
        </w:tc>
      </w:tr>
    </w:tbl>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calculated DHF norms mean scores based on this final item list.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shows these mean scores. All means were significantly different between the three groups. As expected, White Europeans scored highest on both facets of dignity, but particularly high on dignity-self; Middle Easterners scored highest on both facets of honor, but particularly high on honor-other; East Asians scored highest on face-other, but there were no significant differences between East Asian and Middle Eastern participants on face-self. Overall, these results suggest that the final version of the questionnaire captures quite well the expected group differences in perceived norms associated with dignity, honor, and face cultural logics.</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S8</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Group differences in dignity, honor, and face norms (Pilot study 2)</w:t>
      </w:r>
    </w:p>
    <w:tbl>
      <w:tblPr>
        <w:tblStyle w:val="Table17"/>
        <w:tblW w:w="8586.0" w:type="dxa"/>
        <w:jc w:val="left"/>
        <w:tblLayout w:type="fixed"/>
        <w:tblLook w:val="0400"/>
      </w:tblPr>
      <w:tblGrid>
        <w:gridCol w:w="1560"/>
        <w:gridCol w:w="1860"/>
        <w:gridCol w:w="1953"/>
        <w:gridCol w:w="1327"/>
        <w:gridCol w:w="1886"/>
        <w:tblGridChange w:id="0">
          <w:tblGrid>
            <w:gridCol w:w="1560"/>
            <w:gridCol w:w="1860"/>
            <w:gridCol w:w="1953"/>
            <w:gridCol w:w="1327"/>
            <w:gridCol w:w="1886"/>
          </w:tblGrid>
        </w:tblGridChange>
      </w:tblGrid>
      <w:tr>
        <w:trPr>
          <w:cantSplit w:val="0"/>
          <w:trHeight w:val="285" w:hRule="atLeast"/>
          <w:tblHeader w:val="0"/>
        </w:trPr>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gridSpan w:val="3"/>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Mean (SD)</w:t>
            </w:r>
            <w:r w:rsidDel="00000000" w:rsidR="00000000" w:rsidRPr="00000000">
              <w:rPr>
                <w:rtl w:val="0"/>
              </w:rPr>
            </w:r>
          </w:p>
        </w:tc>
        <w:tc>
          <w:tcPr>
            <w:vMerge w:val="restart"/>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F-value (p-value)</w:t>
            </w:r>
            <w:r w:rsidDel="00000000" w:rsidR="00000000" w:rsidRPr="00000000">
              <w:rPr>
                <w:rtl w:val="0"/>
              </w:rPr>
            </w:r>
          </w:p>
        </w:tc>
      </w:tr>
      <w:tr>
        <w:trPr>
          <w:cantSplit w:val="0"/>
          <w:trHeight w:val="285" w:hRule="atLeast"/>
          <w:tblHeader w:val="0"/>
        </w:trPr>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White Europeans</w:t>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 Easterners</w:t>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East Asians</w:t>
            </w:r>
          </w:p>
        </w:tc>
        <w:tc>
          <w:tcPr>
            <w:vMerge w:val="continue"/>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 w:hRule="atLeast"/>
          <w:tblHeader w:val="0"/>
        </w:trPr>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Dignity-Self</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4.59 (0.77)</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 (1.16)</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(0.92)</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60.37 (&lt; .001)</w:t>
            </w:r>
          </w:p>
        </w:tc>
      </w:tr>
      <w:tr>
        <w:trPr>
          <w:cantSplit w:val="0"/>
          <w:trHeight w:val="270" w:hRule="atLeast"/>
          <w:tblHeader w:val="0"/>
        </w:trPr>
        <w:tc>
          <w:tcPr>
            <w:tcMar>
              <w:top w:w="0.0" w:type="dxa"/>
              <w:left w:w="100.0" w:type="dxa"/>
              <w:bottom w:w="0.0" w:type="dxa"/>
              <w:right w:w="100.0" w:type="dxa"/>
            </w:tcMar>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Dignity-Other</w:t>
            </w:r>
          </w:p>
        </w:tc>
        <w:tc>
          <w:tcPr>
            <w:tcMar>
              <w:top w:w="0.0" w:type="dxa"/>
              <w:left w:w="100.0" w:type="dxa"/>
              <w:bottom w:w="0.0" w:type="dxa"/>
              <w:right w:w="100.0" w:type="dxa"/>
            </w:tcMar>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(1.01)</w:t>
            </w:r>
          </w:p>
        </w:tc>
        <w:tc>
          <w:tcPr>
            <w:tcMar>
              <w:top w:w="0.0" w:type="dxa"/>
              <w:left w:w="100.0" w:type="dxa"/>
              <w:bottom w:w="0.0" w:type="dxa"/>
              <w:right w:w="100.0" w:type="dxa"/>
            </w:tcMar>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3.88 (1.21)</w:t>
            </w:r>
          </w:p>
        </w:tc>
        <w:tc>
          <w:tcPr>
            <w:tcMar>
              <w:top w:w="0.0" w:type="dxa"/>
              <w:left w:w="100.0" w:type="dxa"/>
              <w:bottom w:w="0.0" w:type="dxa"/>
              <w:right w:w="100.0" w:type="dxa"/>
            </w:tcMar>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 (0.96)</w:t>
            </w:r>
          </w:p>
        </w:tc>
        <w:tc>
          <w:tcPr>
            <w:tcMar>
              <w:top w:w="0.0" w:type="dxa"/>
              <w:left w:w="100.0" w:type="dxa"/>
              <w:bottom w:w="0.0" w:type="dxa"/>
              <w:right w:w="100.0" w:type="dxa"/>
            </w:tcMar>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12.74 (&lt; .001)</w:t>
            </w:r>
          </w:p>
        </w:tc>
      </w:tr>
      <w:tr>
        <w:trPr>
          <w:cantSplit w:val="0"/>
          <w:trHeight w:val="270" w:hRule="atLeast"/>
          <w:tblHeader w:val="0"/>
        </w:trPr>
        <w:tc>
          <w:tcPr>
            <w:tcMar>
              <w:top w:w="0.0" w:type="dxa"/>
              <w:left w:w="100.0" w:type="dxa"/>
              <w:bottom w:w="0.0" w:type="dxa"/>
              <w:right w:w="100.0" w:type="dxa"/>
            </w:tcMar>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Honor-Self</w:t>
            </w:r>
          </w:p>
        </w:tc>
        <w:tc>
          <w:tcPr>
            <w:tcMar>
              <w:top w:w="0.0" w:type="dxa"/>
              <w:left w:w="100.0" w:type="dxa"/>
              <w:bottom w:w="0.0" w:type="dxa"/>
              <w:right w:w="100.0" w:type="dxa"/>
            </w:tcMar>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 (0.88)</w:t>
            </w:r>
          </w:p>
        </w:tc>
        <w:tc>
          <w:tcPr>
            <w:tcMar>
              <w:top w:w="0.0" w:type="dxa"/>
              <w:left w:w="100.0" w:type="dxa"/>
              <w:bottom w:w="0.0" w:type="dxa"/>
              <w:right w:w="100.0" w:type="dxa"/>
            </w:tcMar>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4.87 (0.79)</w:t>
            </w:r>
          </w:p>
        </w:tc>
        <w:tc>
          <w:tcPr>
            <w:tcMar>
              <w:top w:w="0.0" w:type="dxa"/>
              <w:left w:w="100.0" w:type="dxa"/>
              <w:bottom w:w="0.0" w:type="dxa"/>
              <w:right w:w="100.0" w:type="dxa"/>
            </w:tcMar>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(0.72)</w:t>
            </w:r>
          </w:p>
        </w:tc>
        <w:tc>
          <w:tcPr>
            <w:tcMar>
              <w:top w:w="0.0" w:type="dxa"/>
              <w:left w:w="100.0" w:type="dxa"/>
              <w:bottom w:w="0.0" w:type="dxa"/>
              <w:right w:w="100.0" w:type="dxa"/>
            </w:tcMar>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20.93 (&lt; .001)</w:t>
            </w:r>
          </w:p>
        </w:tc>
      </w:tr>
      <w:tr>
        <w:trPr>
          <w:cantSplit w:val="0"/>
          <w:trHeight w:val="270" w:hRule="atLeast"/>
          <w:tblHeader w:val="0"/>
        </w:trPr>
        <w:tc>
          <w:tcPr>
            <w:tcMar>
              <w:top w:w="0.0" w:type="dxa"/>
              <w:left w:w="100.0" w:type="dxa"/>
              <w:bottom w:w="0.0" w:type="dxa"/>
              <w:right w:w="100.0" w:type="dxa"/>
            </w:tcMar>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Honor-Other</w:t>
            </w:r>
          </w:p>
        </w:tc>
        <w:tc>
          <w:tcPr>
            <w:tcMar>
              <w:top w:w="0.0" w:type="dxa"/>
              <w:left w:w="100.0" w:type="dxa"/>
              <w:bottom w:w="0.0" w:type="dxa"/>
              <w:right w:w="100.0" w:type="dxa"/>
            </w:tcMar>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4.48 (0.88)</w:t>
            </w:r>
          </w:p>
        </w:tc>
        <w:tc>
          <w:tcPr>
            <w:tcMar>
              <w:top w:w="0.0" w:type="dxa"/>
              <w:left w:w="100.0" w:type="dxa"/>
              <w:bottom w:w="0.0" w:type="dxa"/>
              <w:right w:w="100.0" w:type="dxa"/>
            </w:tcMar>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5.36 (0.64)</w:t>
            </w:r>
          </w:p>
        </w:tc>
        <w:tc>
          <w:tcPr>
            <w:tcMar>
              <w:top w:w="0.0" w:type="dxa"/>
              <w:left w:w="100.0" w:type="dxa"/>
              <w:bottom w:w="0.0" w:type="dxa"/>
              <w:right w:w="100.0" w:type="dxa"/>
            </w:tcMar>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4.87 (0.67)</w:t>
            </w:r>
          </w:p>
        </w:tc>
        <w:tc>
          <w:tcPr>
            <w:tcMar>
              <w:top w:w="0.0" w:type="dxa"/>
              <w:left w:w="100.0" w:type="dxa"/>
              <w:bottom w:w="0.0" w:type="dxa"/>
              <w:right w:w="100.0" w:type="dxa"/>
            </w:tcMar>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46.42 (&lt; .001)</w:t>
            </w:r>
          </w:p>
        </w:tc>
      </w:tr>
      <w:tr>
        <w:trPr>
          <w:cantSplit w:val="0"/>
          <w:trHeight w:val="270" w:hRule="atLeast"/>
          <w:tblHeader w:val="0"/>
        </w:trPr>
        <w:tc>
          <w:tcPr>
            <w:tcMar>
              <w:top w:w="0.0" w:type="dxa"/>
              <w:left w:w="100.0" w:type="dxa"/>
              <w:bottom w:w="0.0" w:type="dxa"/>
              <w:right w:w="100.0" w:type="dxa"/>
            </w:tcMar>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Face-Self</w:t>
            </w:r>
          </w:p>
        </w:tc>
        <w:tc>
          <w:tcPr>
            <w:tcMar>
              <w:top w:w="0.0" w:type="dxa"/>
              <w:left w:w="100.0" w:type="dxa"/>
              <w:bottom w:w="0.0" w:type="dxa"/>
              <w:right w:w="100.0" w:type="dxa"/>
            </w:tcMar>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4.44 (0.73)</w:t>
            </w:r>
          </w:p>
        </w:tc>
        <w:tc>
          <w:tcPr>
            <w:tcMar>
              <w:top w:w="0.0" w:type="dxa"/>
              <w:left w:w="100.0" w:type="dxa"/>
              <w:bottom w:w="0.0" w:type="dxa"/>
              <w:right w:w="100.0" w:type="dxa"/>
            </w:tcMar>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5.09 (0.62)</w:t>
            </w:r>
          </w:p>
        </w:tc>
        <w:tc>
          <w:tcPr>
            <w:tcMar>
              <w:top w:w="0.0" w:type="dxa"/>
              <w:left w:w="100.0" w:type="dxa"/>
              <w:bottom w:w="0.0" w:type="dxa"/>
              <w:right w:w="100.0" w:type="dxa"/>
            </w:tcMar>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(0.70)</w:t>
            </w:r>
          </w:p>
        </w:tc>
        <w:tc>
          <w:tcPr>
            <w:tcMar>
              <w:top w:w="0.0" w:type="dxa"/>
              <w:left w:w="100.0" w:type="dxa"/>
              <w:bottom w:w="0.0" w:type="dxa"/>
              <w:right w:w="100.0" w:type="dxa"/>
            </w:tcMar>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40.12 (&lt; .001)</w:t>
            </w:r>
          </w:p>
        </w:tc>
      </w:tr>
      <w:tr>
        <w:trPr>
          <w:cantSplit w:val="0"/>
          <w:trHeight w:val="285" w:hRule="atLeast"/>
          <w:tblHeader w:val="0"/>
        </w:trPr>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Face-Other</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3.99 (0.84)</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4.73 (0.73)</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4.87 (0.70)</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63.86 (&lt; .001)</w:t>
            </w:r>
          </w:p>
        </w:tc>
      </w:tr>
    </w:tbl>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we tested whether the two facets of each cultural logic are differentially predictive of self-reported positive and negative reciprocity.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S9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results.</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Regression models predicting self-reported positive and negative reciprocity from the self- and other-facet of dignity, honor, and face cultural logics (Pilot study 2)</w:t>
      </w:r>
    </w:p>
    <w:tbl>
      <w:tblPr>
        <w:tblStyle w:val="Table18"/>
        <w:tblW w:w="6124.000000000001" w:type="dxa"/>
        <w:jc w:val="left"/>
        <w:tblLayout w:type="fixed"/>
        <w:tblLook w:val="0400"/>
      </w:tblPr>
      <w:tblGrid>
        <w:gridCol w:w="1606"/>
        <w:gridCol w:w="746"/>
        <w:gridCol w:w="547"/>
        <w:gridCol w:w="966"/>
        <w:gridCol w:w="746"/>
        <w:gridCol w:w="547"/>
        <w:gridCol w:w="966"/>
        <w:tblGridChange w:id="0">
          <w:tblGrid>
            <w:gridCol w:w="1606"/>
            <w:gridCol w:w="746"/>
            <w:gridCol w:w="547"/>
            <w:gridCol w:w="966"/>
            <w:gridCol w:w="746"/>
            <w:gridCol w:w="547"/>
            <w:gridCol w:w="966"/>
          </w:tblGrid>
        </w:tblGridChange>
      </w:tblGrid>
      <w:tr>
        <w:trPr>
          <w:cantSplit w:val="0"/>
          <w:trHeight w:val="285" w:hRule="atLeast"/>
          <w:tblHeader w:val="0"/>
        </w:trPr>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gridSpan w:val="3"/>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Positive reciprocity</w:t>
            </w:r>
          </w:p>
        </w:tc>
        <w:tc>
          <w:tcPr>
            <w:gridSpan w:val="3"/>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Negative reciprocity</w:t>
            </w:r>
          </w:p>
        </w:tc>
      </w:tr>
      <w:tr>
        <w:trPr>
          <w:cantSplit w:val="0"/>
          <w:trHeight w:val="285" w:hRule="atLeast"/>
          <w:tblHeader w:val="0"/>
        </w:trPr>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tl w:val="0"/>
              </w:rPr>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w:t>
            </w:r>
            <w:r w:rsidDel="00000000" w:rsidR="00000000" w:rsidRPr="00000000">
              <w:rPr>
                <w:rtl w:val="0"/>
              </w:rPr>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p-value</w:t>
            </w:r>
            <w:r w:rsidDel="00000000" w:rsidR="00000000" w:rsidRPr="00000000">
              <w:rPr>
                <w:rtl w:val="0"/>
              </w:rPr>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tl w:val="0"/>
              </w:rPr>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w:t>
            </w:r>
            <w:r w:rsidDel="00000000" w:rsidR="00000000" w:rsidRPr="00000000">
              <w:rPr>
                <w:rtl w:val="0"/>
              </w:rPr>
            </w:r>
          </w:p>
        </w:tc>
        <w:tc>
          <w:tcPr>
            <w:tcBorders>
              <w:top w:color="000000" w:space="0" w:sz="8" w:val="single"/>
              <w:bottom w:color="000000" w:space="0" w:sz="8" w:val="single"/>
            </w:tcBorders>
            <w:tcMar>
              <w:top w:w="0.0" w:type="dxa"/>
              <w:left w:w="100.0" w:type="dxa"/>
              <w:bottom w:w="0.0" w:type="dxa"/>
              <w:right w:w="100.0" w:type="dxa"/>
            </w:tcMar>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p-value</w:t>
            </w:r>
            <w:r w:rsidDel="00000000" w:rsidR="00000000" w:rsidRPr="00000000">
              <w:rPr>
                <w:rtl w:val="0"/>
              </w:rPr>
            </w:r>
          </w:p>
        </w:tc>
      </w:tr>
      <w:tr>
        <w:trPr>
          <w:cantSplit w:val="0"/>
          <w:trHeight w:val="285" w:hRule="atLeast"/>
          <w:tblHeader w:val="0"/>
        </w:trPr>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Dignity-Self</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0.26</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.001</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8" w:val="single"/>
            </w:tcBorders>
            <w:tcMar>
              <w:top w:w="0.0" w:type="dxa"/>
              <w:left w:w="100.0" w:type="dxa"/>
              <w:bottom w:w="0.0" w:type="dxa"/>
              <w:right w:w="100.0" w:type="dxa"/>
            </w:tcMar>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.388</w:t>
            </w:r>
          </w:p>
        </w:tc>
      </w:tr>
      <w:tr>
        <w:trPr>
          <w:cantSplit w:val="0"/>
          <w:trHeight w:val="300" w:hRule="atLeast"/>
          <w:tblHeader w:val="0"/>
        </w:trPr>
        <w:tc>
          <w:tcPr>
            <w:tcMar>
              <w:top w:w="0.0" w:type="dxa"/>
              <w:left w:w="100.0" w:type="dxa"/>
              <w:bottom w:w="0.0" w:type="dxa"/>
              <w:right w:w="100.0" w:type="dxa"/>
            </w:tcMar>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Dignity-Other</w:t>
            </w:r>
          </w:p>
        </w:tc>
        <w:tc>
          <w:tcPr>
            <w:tcMar>
              <w:top w:w="0.0" w:type="dxa"/>
              <w:left w:w="100.0" w:type="dxa"/>
              <w:bottom w:w="0.0" w:type="dxa"/>
              <w:right w:w="100.0" w:type="dxa"/>
            </w:tcMar>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0.31</w:t>
            </w:r>
          </w:p>
        </w:tc>
        <w:tc>
          <w:tcPr>
            <w:tcMar>
              <w:top w:w="0.0" w:type="dxa"/>
              <w:left w:w="100.0" w:type="dxa"/>
              <w:bottom w:w="0.0" w:type="dxa"/>
              <w:right w:w="100.0" w:type="dxa"/>
            </w:tcMar>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00.0" w:type="dxa"/>
              <w:bottom w:w="0.0" w:type="dxa"/>
              <w:right w:w="100.0" w:type="dxa"/>
            </w:tcMar>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.001</w:t>
            </w:r>
          </w:p>
        </w:tc>
        <w:tc>
          <w:tcPr>
            <w:tcMar>
              <w:top w:w="0.0" w:type="dxa"/>
              <w:left w:w="100.0" w:type="dxa"/>
              <w:bottom w:w="0.0" w:type="dxa"/>
              <w:right w:w="100.0" w:type="dxa"/>
            </w:tcMar>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tcMar>
              <w:top w:w="0.0" w:type="dxa"/>
              <w:left w:w="100.0" w:type="dxa"/>
              <w:bottom w:w="0.0" w:type="dxa"/>
              <w:right w:w="100.0" w:type="dxa"/>
            </w:tcMar>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00.0" w:type="dxa"/>
              <w:bottom w:w="0.0" w:type="dxa"/>
              <w:right w:w="100.0" w:type="dxa"/>
            </w:tcMar>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w:t>
            </w:r>
          </w:p>
        </w:tc>
      </w:tr>
      <w:tr>
        <w:trPr>
          <w:cantSplit w:val="0"/>
          <w:trHeight w:val="270" w:hRule="atLeast"/>
          <w:tblHeader w:val="0"/>
        </w:trPr>
        <w:tc>
          <w:tcPr>
            <w:tcMar>
              <w:top w:w="0.0" w:type="dxa"/>
              <w:left w:w="100.0" w:type="dxa"/>
              <w:bottom w:w="0.0" w:type="dxa"/>
              <w:right w:w="100.0" w:type="dxa"/>
            </w:tcMar>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Honor-Self</w:t>
            </w:r>
          </w:p>
        </w:tc>
        <w:tc>
          <w:tcPr>
            <w:tcMar>
              <w:top w:w="0.0" w:type="dxa"/>
              <w:left w:w="100.0" w:type="dxa"/>
              <w:bottom w:w="0.0" w:type="dxa"/>
              <w:right w:w="100.0" w:type="dxa"/>
            </w:tcMar>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w:t>
            </w:r>
          </w:p>
        </w:tc>
        <w:tc>
          <w:tcPr>
            <w:tcMar>
              <w:top w:w="0.0" w:type="dxa"/>
              <w:left w:w="100.0" w:type="dxa"/>
              <w:bottom w:w="0.0" w:type="dxa"/>
              <w:right w:w="100.0" w:type="dxa"/>
            </w:tcMar>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00.0" w:type="dxa"/>
              <w:bottom w:w="0.0" w:type="dxa"/>
              <w:right w:w="100.0" w:type="dxa"/>
            </w:tcMar>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.545</w:t>
            </w:r>
          </w:p>
        </w:tc>
        <w:tc>
          <w:tcPr>
            <w:tcMar>
              <w:top w:w="0.0" w:type="dxa"/>
              <w:left w:w="100.0" w:type="dxa"/>
              <w:bottom w:w="0.0" w:type="dxa"/>
              <w:right w:w="100.0" w:type="dxa"/>
            </w:tcMar>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0.68</w:t>
            </w:r>
          </w:p>
        </w:tc>
        <w:tc>
          <w:tcPr>
            <w:tcMar>
              <w:top w:w="0.0" w:type="dxa"/>
              <w:left w:w="100.0" w:type="dxa"/>
              <w:bottom w:w="0.0" w:type="dxa"/>
              <w:right w:w="100.0" w:type="dxa"/>
            </w:tcMar>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Mar>
              <w:top w:w="0.0" w:type="dxa"/>
              <w:left w:w="100.0" w:type="dxa"/>
              <w:bottom w:w="0.0" w:type="dxa"/>
              <w:right w:w="100.0" w:type="dxa"/>
            </w:tcMar>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.001</w:t>
            </w:r>
          </w:p>
        </w:tc>
      </w:tr>
      <w:tr>
        <w:trPr>
          <w:cantSplit w:val="0"/>
          <w:trHeight w:val="270" w:hRule="atLeast"/>
          <w:tblHeader w:val="0"/>
        </w:trPr>
        <w:tc>
          <w:tcPr>
            <w:tcMar>
              <w:top w:w="0.0" w:type="dxa"/>
              <w:left w:w="100.0" w:type="dxa"/>
              <w:bottom w:w="0.0" w:type="dxa"/>
              <w:right w:w="100.0" w:type="dxa"/>
            </w:tcMar>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Honor-Other</w:t>
            </w:r>
          </w:p>
        </w:tc>
        <w:tc>
          <w:tcPr>
            <w:tcMar>
              <w:top w:w="0.0" w:type="dxa"/>
              <w:left w:w="100.0" w:type="dxa"/>
              <w:bottom w:w="0.0" w:type="dxa"/>
              <w:right w:w="100.0" w:type="dxa"/>
            </w:tcMar>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w:t>
            </w:r>
          </w:p>
        </w:tc>
        <w:tc>
          <w:tcPr>
            <w:tcMar>
              <w:top w:w="0.0" w:type="dxa"/>
              <w:left w:w="100.0" w:type="dxa"/>
              <w:bottom w:w="0.0" w:type="dxa"/>
              <w:right w:w="100.0" w:type="dxa"/>
            </w:tcMar>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Mar>
              <w:top w:w="0.0" w:type="dxa"/>
              <w:left w:w="100.0" w:type="dxa"/>
              <w:bottom w:w="0.0" w:type="dxa"/>
              <w:right w:w="100.0" w:type="dxa"/>
            </w:tcMar>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w:t>
            </w:r>
          </w:p>
        </w:tc>
        <w:tc>
          <w:tcPr>
            <w:tcMar>
              <w:top w:w="0.0" w:type="dxa"/>
              <w:left w:w="100.0" w:type="dxa"/>
              <w:bottom w:w="0.0" w:type="dxa"/>
              <w:right w:w="100.0" w:type="dxa"/>
            </w:tcMar>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w:t>
            </w:r>
          </w:p>
        </w:tc>
        <w:tc>
          <w:tcPr>
            <w:tcMar>
              <w:top w:w="0.0" w:type="dxa"/>
              <w:left w:w="100.0" w:type="dxa"/>
              <w:bottom w:w="0.0" w:type="dxa"/>
              <w:right w:w="100.0" w:type="dxa"/>
            </w:tcMar>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Mar>
              <w:top w:w="0.0" w:type="dxa"/>
              <w:left w:w="100.0" w:type="dxa"/>
              <w:bottom w:w="0.0" w:type="dxa"/>
              <w:right w:w="100.0" w:type="dxa"/>
            </w:tcMar>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.217</w:t>
            </w:r>
          </w:p>
        </w:tc>
      </w:tr>
      <w:tr>
        <w:trPr>
          <w:cantSplit w:val="0"/>
          <w:trHeight w:val="270" w:hRule="atLeast"/>
          <w:tblHeader w:val="0"/>
        </w:trPr>
        <w:tc>
          <w:tcPr>
            <w:tcMar>
              <w:top w:w="0.0" w:type="dxa"/>
              <w:left w:w="100.0" w:type="dxa"/>
              <w:bottom w:w="0.0" w:type="dxa"/>
              <w:right w:w="100.0" w:type="dxa"/>
            </w:tcMar>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Face-Self</w:t>
            </w:r>
          </w:p>
        </w:tc>
        <w:tc>
          <w:tcPr>
            <w:tcMar>
              <w:top w:w="0.0" w:type="dxa"/>
              <w:left w:w="100.0" w:type="dxa"/>
              <w:bottom w:w="0.0" w:type="dxa"/>
              <w:right w:w="100.0" w:type="dxa"/>
            </w:tcMar>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w:t>
            </w:r>
          </w:p>
        </w:tc>
        <w:tc>
          <w:tcPr>
            <w:tcMar>
              <w:top w:w="0.0" w:type="dxa"/>
              <w:left w:w="100.0" w:type="dxa"/>
              <w:bottom w:w="0.0" w:type="dxa"/>
              <w:right w:w="100.0" w:type="dxa"/>
            </w:tcMar>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Mar>
              <w:top w:w="0.0" w:type="dxa"/>
              <w:left w:w="100.0" w:type="dxa"/>
              <w:bottom w:w="0.0" w:type="dxa"/>
              <w:right w:w="100.0" w:type="dxa"/>
            </w:tcMar>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.396</w:t>
            </w:r>
          </w:p>
        </w:tc>
        <w:tc>
          <w:tcPr>
            <w:tcMar>
              <w:top w:w="0.0" w:type="dxa"/>
              <w:left w:w="100.0" w:type="dxa"/>
              <w:bottom w:w="0.0" w:type="dxa"/>
              <w:right w:w="100.0" w:type="dxa"/>
            </w:tcMar>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0.34</w:t>
            </w:r>
          </w:p>
        </w:tc>
        <w:tc>
          <w:tcPr>
            <w:tcMar>
              <w:top w:w="0.0" w:type="dxa"/>
              <w:left w:w="100.0" w:type="dxa"/>
              <w:bottom w:w="0.0" w:type="dxa"/>
              <w:right w:w="100.0" w:type="dxa"/>
            </w:tcMar>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Mar>
              <w:top w:w="0.0" w:type="dxa"/>
              <w:left w:w="100.0" w:type="dxa"/>
              <w:bottom w:w="0.0" w:type="dxa"/>
              <w:right w:w="100.0" w:type="dxa"/>
            </w:tcMar>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w:t>
            </w:r>
          </w:p>
        </w:tc>
      </w:tr>
      <w:tr>
        <w:trPr>
          <w:cantSplit w:val="0"/>
          <w:trHeight w:val="285" w:hRule="atLeast"/>
          <w:tblHeader w:val="0"/>
        </w:trPr>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Face-Other</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.653</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bottom w:color="000000" w:space="0" w:sz="8" w:val="single"/>
            </w:tcBorders>
            <w:tcMar>
              <w:top w:w="0.0" w:type="dxa"/>
              <w:left w:w="100.0" w:type="dxa"/>
              <w:bottom w:w="0.0" w:type="dxa"/>
              <w:right w:w="100.0" w:type="dxa"/>
            </w:tcMar>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.169</w:t>
            </w:r>
          </w:p>
        </w:tc>
      </w:tr>
    </w:tbl>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Consistent with expectations, the other-concern facet of dignity and honor predicted more positive reciprocity; however, this was not the case for the other-concern facet of face. Additionally, dignity-self also predicted more positive reciprocity. We found the expected positive association between honor-self and negative reciprocity. However, we also observed a negative relationship between dignity-other and negative reciprocity and a positive relationship between face-self and negative reciprocity. The latter finding, combined with nearly identical mean scores for face-self in the Middle Eastern and East Asian subsamples, suggests that the self-protective aspect of face might be very similar to honor and might be equally prevalent in what are typically considered honor and face cultures.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questionnaire fit the theoretical factor structure well, the scores based on the current version of the questionnaire were able to capture meaningful group differences, and the relationships with self-reported positive and negative reciprocity were mostly consistent with predictions. </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Main study: Conceptual framework</w:t>
      </w: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we briefly outline different conceptualizations and measures of honor, dignity, and face as cultural logics proposed in earlier studies. We will begin with honor, which has been studied the most, continue with face, and end with dignity, which, as a cultural logic, has been studied the least.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Honor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 has been conceptualized as a value that comprises an individual's self-worth and their reputation in the community (Pitt-Rivers, 1966). Cross et al. (2014) asked participants in Türkiye and northern USA open-ended questions about the meaning of honor and identified three dimensions that described honor in both countries: self-respect, moral behavior, and social status/respect. Honor is a highly gendered construct: The set of standards to which men and women must conform are quite different, therefore a distinction can be made between masculine and feminine honor (Guerra et al., 2013; Mosquera, 2011; Pomerantz et al., 2023; Rodriguez Mosquera et al., 2002; Vandello et al., 2009). More recent research suggests that despite these different expectations, men and women in honor cultures have a shared understanding of what these standards are for each group, which makes it possible to capture honor culture norms with the same measure across genders (Pomerantz et al., 2023; Vignoles et al., 2024). Figueredo et al. (2004) also distinguished between positive and negative reciprocity (revenge) and developed a measure to capture these two facets of honor. A number of studies made a distinction between individual and group-based honor (Guerra et al., 2013; Rodriguez Mosquera et al., 2002). A recent literature review suggests that while individual honor predicts interpersonal outcomes, such as positive reciprocity or retaliation, group-based honor predicts intergroup outcomes, such as defensiveness and support for intergroup aggression (Uskul et al., 2023). Cultures of the Middle East and the Mediterranean region (e.g., Türkiye, Iran) have typically been described as honor cultures (Vignoles et al., 2024).</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Face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 (1976)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defined face as “the respectability and/or deference which a person can claim for himself [sic] from others, by virtue of the relative position he [sic] occupies in his social network and the degree to which he [sic] is judged to have functioned adequately in that position as well as acceptably in his [sic] general conduct” (p. 883). According to Ho, the concept of face is Chinese in origin and is a literal translation of Chinese </w:t>
      </w: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liǎn)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面子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miànzi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both words can be translated as face,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liǎn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more closely linked to moral conduct and character virtue, whereas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miànzi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more closely linked to status and prestige. This distinction parallels Cross et al.’s (2014) distinction between moral behavior and social status. Another important distinction is made in face negotiation theory (Ting-Toomey, 1988; Ting-Toomey &amp; Kurogi, 1998): Facework can be self-directed or other-directed, either aimed at preserving one’s own or the other person’s face and status. Similarly, drawing on Takata’s (2000) work on self-construal, Park et al. (2017) differentiate between self-focused and other-focused relational selves. This distinction between self-face and other-face is similar to the distinction between individual and group-based honor, where the focus is either on the self or on the other. Cultures of the East Asian region (e.g., China, Japan) have typically been described as face cultures (Ho, 1976; Lin &amp; Yamaguchi, 2008). </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Dignity</w:t>
      </w:r>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Oxford English Dictionary defines dignity simply as “the quality of being worthy or honourable”. The distinctive feature of dignity cultures is the belief that self-worth is inalienable and does not depend on others (Leung &amp; Cohen, 2011). This idea of the “inherent dignity of the human person” (UN, 1966, p. 5) is foundational to the entirety of international human rights law (O'Mahony, 2012). However, dignity does not exist in isolation, nor is it asocial. Expressions such as being “treated with dignity” or “denied dignity” suggest that dignity has a social component, the same as honor and face. It, too, has the component of morality (if someone tries to give or take a bribe, they might be described as having no dignity) and status/respect (to treat someone with dignity is to treat them with respect). A recent set of studies conducted in Armenia (Grigoryan &amp; Khachatryan, 2023) found two facets of dignity that parallel the distinction between self-concern and other-concern in honor and face studies. Self-oriented dignity reflects the autonomy component of this cultural logic (i.e., being guided by one’s own moral standards of behavior), whereas other-oriented dignity reflects the focus on treating others with dignity. Cultures of the Western European region (e.g. the U.K. and Germany) have typically been described as dignity cultures (Maitner et al., 2022; Smith et al., 2021).   </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Integrated Conceptualization of the Cultural Logics</w:t>
      </w: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04780681"/>
          <w:tag w:val="goog_rdk_58"/>
        </w:sdtPr>
        <w:sdtContent>
          <w:commentRangeStart w:id="33"/>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three constructs have much in common. All three are concerned with moral conduct. They all assume a certain set of standards to which individuals must conform. In the case of honor, these standards are gendered, in the case of face, they strongly depend on the status relations between the interaction partners, and in the case of dignity, these standards are internal rather than external. However, the presence of moral standards and the need to live up to them is a common element of all three. Each is also linked to status: Someone who has dignity, honor, or face can respect themselves and deserves respect from others (i.e., has higher status than someone who does not). The unique feature of dignity culture is the notion of inalienable worth and the focus on internal standards of moral behavior; for honor cultures, the unique feature is the strong norm of reciprocity, both positive and negative; and for face, it is the focus on how one fulfills the requirements of their social role and preserves group harmony. Each of these cultural logics has two facets, one self-oriented and one other-oriented. The two facets can have different consequences for interpersonal and intergroup behavior; for example, Lun et al. (2023) found that across 24 nations, other-face concern was associated with positive outcomes, and self-face concern with negative outcomes in interpersonal conflicts. </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55845995"/>
          <w:tag w:val="goog_rdk_59"/>
        </w:sdtPr>
        <w:sdtContent>
          <w:commentRangeStart w:id="34"/>
        </w:sdtContent>
      </w:sdt>
      <w:sdt>
        <w:sdtPr>
          <w:id w:val="29031303"/>
          <w:tag w:val="goog_rdk_60"/>
        </w:sdtPr>
        <w:sdtContent>
          <w:commentRangeStart w:id="35"/>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individual level, throughout this paper, we conceptualize dignity, honor, and face as belief systems and operationalize them through the personal endorsement of beliefs and behaviors constituting each. At the societal level, we conceptualize dignity, honor, and face as cultural logics and operationalize them as perceptions of one’s society’s endorsement of beliefs and behaviors associated with each. </w:t>
      </w:r>
      <w:commentRangeEnd w:id="34"/>
      <w:r w:rsidDel="00000000" w:rsidR="00000000" w:rsidRPr="00000000">
        <w:commentReference w:id="34"/>
      </w:r>
      <w:commentRangeEnd w:id="35"/>
      <w:r w:rsidDel="00000000" w:rsidR="00000000" w:rsidRPr="00000000">
        <w:commentReference w:id="3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Leung and Cohen (2011), we describe these cultural logics as “ideal types”. Despite the recognition that certain regions or cultures are typically considered to align with one of the three logics, we assume that members of any given cultural or national group will endorse all three logics to some extent, and that any given culture will have high between-individual variability in personal endorsement of each of these logics. We provide descriptions of core beliefs and behaviors associated with each of the six constructs proposed here in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1.</w:t>
      </w: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Conceptualization of the self- and other-concern facets of dignity, honor, and face logics</w:t>
      </w:r>
    </w:p>
    <w:tbl>
      <w:tblPr>
        <w:tblStyle w:val="Table19"/>
        <w:tblW w:w="9360.0" w:type="dxa"/>
        <w:jc w:val="center"/>
        <w:tblLayout w:type="fixed"/>
        <w:tblLook w:val="0400"/>
      </w:tblPr>
      <w:tblGrid>
        <w:gridCol w:w="4278"/>
        <w:gridCol w:w="5082"/>
        <w:tblGridChange w:id="0">
          <w:tblGrid>
            <w:gridCol w:w="4278"/>
            <w:gridCol w:w="5082"/>
          </w:tblGrid>
        </w:tblGridChange>
      </w:tblGrid>
      <w:tr>
        <w:trPr>
          <w:cantSplit w:val="0"/>
          <w:tblHeader w:val="0"/>
        </w:trPr>
        <w:tc>
          <w:tcPr>
            <w:gridSpan w:val="2"/>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DIGNITY</w:t>
            </w:r>
            <w:r w:rsidDel="00000000" w:rsidR="00000000" w:rsidRPr="00000000">
              <w:rPr>
                <w:rtl w:val="0"/>
              </w:rPr>
            </w:r>
          </w:p>
        </w:tc>
      </w:tr>
      <w:tr>
        <w:trPr>
          <w:cantSplit w:val="0"/>
          <w:tblHeader w:val="0"/>
        </w:trPr>
        <w:tc>
          <w:tcPr>
            <w:gridSpan w:val="2"/>
            <w:tcBorders>
              <w:top w:color="000000" w:space="0" w:sz="4" w:val="single"/>
            </w:tcBorders>
            <w:tcMar>
              <w:top w:w="57.0" w:type="dxa"/>
              <w:left w:w="115.0" w:type="dxa"/>
              <w:bottom w:w="57.0" w:type="dxa"/>
              <w:right w:w="115.0" w:type="dxa"/>
            </w:tcMar>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person's worth is inalienable rather than socially conferred; everyone deserves respect.</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Moral conduct is ensured by applying a universal set of moral principles to all.</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Self-concern</w:t>
            </w:r>
            <w:r w:rsidDel="00000000" w:rsidR="00000000" w:rsidRPr="00000000">
              <w:rPr>
                <w:rtl w:val="0"/>
              </w:rPr>
            </w:r>
          </w:p>
        </w:tc>
        <w:tc>
          <w:tcPr>
            <w:tcMar>
              <w:top w:w="57.0" w:type="dxa"/>
              <w:left w:w="115.0" w:type="dxa"/>
              <w:bottom w:w="57.0" w:type="dxa"/>
              <w:right w:w="115.0" w:type="dxa"/>
            </w:tcMar>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Other-concern</w:t>
            </w:r>
            <w:r w:rsidDel="00000000" w:rsidR="00000000" w:rsidRPr="00000000">
              <w:rPr>
                <w:rtl w:val="0"/>
              </w:rPr>
            </w:r>
          </w:p>
        </w:tc>
      </w:tr>
      <w:tr>
        <w:trPr>
          <w:cantSplit w:val="0"/>
          <w:tblHeader w:val="0"/>
        </w:trPr>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independence of self-worth from others</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treating all others with dignity and respect</w:t>
            </w:r>
          </w:p>
        </w:tc>
      </w:tr>
      <w:tr>
        <w:trPr>
          <w:cantSplit w:val="0"/>
          <w:tblHeader w:val="0"/>
        </w:trPr>
        <w:tc>
          <w:tcPr>
            <w:gridSpan w:val="2"/>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HONOR</w:t>
            </w:r>
            <w:r w:rsidDel="00000000" w:rsidR="00000000" w:rsidRPr="00000000">
              <w:rPr>
                <w:rtl w:val="0"/>
              </w:rPr>
            </w:r>
          </w:p>
        </w:tc>
      </w:tr>
      <w:tr>
        <w:trPr>
          <w:cantSplit w:val="0"/>
          <w:tblHeader w:val="0"/>
        </w:trPr>
        <w:tc>
          <w:tcPr>
            <w:gridSpan w:val="2"/>
            <w:tcBorders>
              <w:top w:color="000000" w:space="0" w:sz="4" w:val="single"/>
            </w:tcBorders>
            <w:tcMar>
              <w:top w:w="57.0" w:type="dxa"/>
              <w:left w:w="115.0" w:type="dxa"/>
              <w:bottom w:w="57.0" w:type="dxa"/>
              <w:right w:w="115.0" w:type="dxa"/>
            </w:tcMar>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person’s worth is determined by their reputation.</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Moral conduct is ensured by strong norms of positive and negative reciprocity.</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Self-concern</w:t>
            </w:r>
            <w:r w:rsidDel="00000000" w:rsidR="00000000" w:rsidRPr="00000000">
              <w:rPr>
                <w:rtl w:val="0"/>
              </w:rPr>
            </w:r>
          </w:p>
        </w:tc>
        <w:tc>
          <w:tcPr>
            <w:tcMar>
              <w:top w:w="57.0" w:type="dxa"/>
              <w:left w:w="115.0" w:type="dxa"/>
              <w:bottom w:w="57.0" w:type="dxa"/>
              <w:right w:w="115.0" w:type="dxa"/>
            </w:tcMar>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Other-concern</w:t>
            </w:r>
            <w:r w:rsidDel="00000000" w:rsidR="00000000" w:rsidRPr="00000000">
              <w:rPr>
                <w:rtl w:val="0"/>
              </w:rPr>
            </w:r>
          </w:p>
        </w:tc>
      </w:tr>
      <w:tr>
        <w:trPr>
          <w:cantSplit w:val="0"/>
          <w:tblHeader w:val="0"/>
        </w:trPr>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individual honor and self-assertion</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group honor and protection of ingroup’s reputation</w:t>
            </w:r>
          </w:p>
        </w:tc>
      </w:tr>
      <w:tr>
        <w:trPr>
          <w:cantSplit w:val="0"/>
          <w:tblHeader w:val="0"/>
        </w:trPr>
        <w:tc>
          <w:tcPr>
            <w:gridSpan w:val="2"/>
            <w:tcBorders>
              <w:top w:color="000000" w:space="0" w:sz="4" w:val="single"/>
              <w:bottom w:color="000000" w:space="0" w:sz="4" w:val="single"/>
            </w:tcBorders>
            <w:tcMar>
              <w:top w:w="57.0" w:type="dxa"/>
              <w:left w:w="115.0" w:type="dxa"/>
              <w:bottom w:w="57.0" w:type="dxa"/>
              <w:right w:w="115.0" w:type="dxa"/>
            </w:tcMar>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FACE</w:t>
            </w:r>
            <w:r w:rsidDel="00000000" w:rsidR="00000000" w:rsidRPr="00000000">
              <w:rPr>
                <w:rtl w:val="0"/>
              </w:rPr>
            </w:r>
          </w:p>
        </w:tc>
      </w:tr>
      <w:tr>
        <w:trPr>
          <w:cantSplit w:val="0"/>
          <w:tblHeader w:val="0"/>
        </w:trPr>
        <w:tc>
          <w:tcPr>
            <w:gridSpan w:val="2"/>
            <w:tcBorders>
              <w:top w:color="000000" w:space="0" w:sz="4" w:val="single"/>
            </w:tcBorders>
            <w:tcMar>
              <w:top w:w="57.0" w:type="dxa"/>
              <w:left w:w="115.0" w:type="dxa"/>
              <w:bottom w:w="57.0" w:type="dxa"/>
              <w:right w:w="115.0" w:type="dxa"/>
            </w:tcMar>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person’s worth is determined by the social role they occupy and how well they fulfill its requirements.</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Moral conduct is ensured by adherence to role expectations.</w:t>
            </w:r>
          </w:p>
        </w:tc>
      </w:tr>
      <w:tr>
        <w:trPr>
          <w:cantSplit w:val="0"/>
          <w:tblHeader w:val="0"/>
        </w:trPr>
        <w:tc>
          <w:tcPr>
            <w:tcMar>
              <w:top w:w="57.0" w:type="dxa"/>
              <w:left w:w="115.0" w:type="dxa"/>
              <w:bottom w:w="57.0" w:type="dxa"/>
              <w:right w:w="115.0" w:type="dxa"/>
            </w:tcMar>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Self-concern</w:t>
            </w:r>
            <w:r w:rsidDel="00000000" w:rsidR="00000000" w:rsidRPr="00000000">
              <w:rPr>
                <w:rtl w:val="0"/>
              </w:rPr>
            </w:r>
          </w:p>
        </w:tc>
        <w:tc>
          <w:tcPr>
            <w:tcMar>
              <w:top w:w="57.0" w:type="dxa"/>
              <w:left w:w="115.0" w:type="dxa"/>
              <w:bottom w:w="57.0" w:type="dxa"/>
              <w:right w:w="115.0" w:type="dxa"/>
            </w:tcMar>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Other-concern</w:t>
            </w:r>
            <w:r w:rsidDel="00000000" w:rsidR="00000000" w:rsidRPr="00000000">
              <w:rPr>
                <w:rtl w:val="0"/>
              </w:rPr>
            </w:r>
          </w:p>
        </w:tc>
      </w:tr>
      <w:tr>
        <w:trPr>
          <w:cantSplit w:val="0"/>
          <w:tblHeader w:val="0"/>
        </w:trPr>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preserving one’s own face and status</w:t>
            </w:r>
          </w:p>
        </w:tc>
        <w:tc>
          <w:tcPr>
            <w:tcBorders>
              <w:bottom w:color="000000" w:space="0" w:sz="4" w:val="single"/>
            </w:tcBorders>
            <w:tcMar>
              <w:top w:w="57.0" w:type="dxa"/>
              <w:left w:w="115.0" w:type="dxa"/>
              <w:bottom w:w="57.0" w:type="dxa"/>
              <w:right w:w="115.0" w:type="dxa"/>
            </w:tcMar>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preserving others’ face and status</w:t>
            </w:r>
          </w:p>
        </w:tc>
      </w:tr>
    </w:tbl>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Main study: Hypotheses</w:t>
      </w:r>
      <w:r w:rsidDel="00000000" w:rsidR="00000000" w:rsidRPr="00000000">
        <w:rPr>
          <w:rtl w:val="0"/>
        </w:rPr>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section, we outline the hypotheses and research questions we aimed to address in this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Table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clarifies some key terms to facilitate understanding of the proposed hypotheses and proposed analysis. </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Terminology </w:t>
      </w:r>
    </w:p>
    <w:tbl>
      <w:tblPr>
        <w:tblStyle w:val="Table20"/>
        <w:tblW w:w="9340.0" w:type="dxa"/>
        <w:jc w:val="left"/>
        <w:tblLayout w:type="fixed"/>
        <w:tblLook w:val="0400"/>
      </w:tblPr>
      <w:tblGrid>
        <w:gridCol w:w="2772"/>
        <w:gridCol w:w="6568"/>
        <w:tblGridChange w:id="0">
          <w:tblGrid>
            <w:gridCol w:w="2772"/>
            <w:gridCol w:w="6568"/>
          </w:tblGrid>
        </w:tblGridChange>
      </w:tblGrid>
      <w:tr>
        <w:trPr>
          <w:cantSplit w:val="0"/>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tl w:val="0"/>
              </w:rPr>
            </w:r>
          </w:p>
        </w:tc>
      </w:tr>
      <w:tr>
        <w:trPr>
          <w:cantSplit w:val="0"/>
          <w:tblHeader w:val="0"/>
        </w:trPr>
        <w:tc>
          <w:tcPr>
            <w:tcBorders>
              <w:top w:color="000000"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endorsement of DHF cultural logics</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Ratings on DHF items when the instruction reads “indicate to what extent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you personally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agree or disagree with each of them”.</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DHF perceived cultural norms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Ratings on DHF items when the instruction reads “indicate to what extent you think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other people in your country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agree or disagree with each of them”.</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level scores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individual ratings of the items.</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Sample/country level scores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Aggregated scores by country, average of all valid responses by participants in that country.</w:t>
            </w:r>
          </w:p>
        </w:tc>
      </w:tr>
      <w:tr>
        <w:trPr>
          <w:cantSplit w:val="0"/>
          <w:trHeight w:val="987"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[within]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a level of analysis in multilevel models where individual level scores and variances are used for modeling.</w:t>
            </w:r>
          </w:p>
        </w:tc>
      </w:tr>
      <w:tr>
        <w:trPr>
          <w:cantSplit w:val="0"/>
          <w:tblHeader w:val="0"/>
        </w:trPr>
        <w:tc>
          <w:tcPr>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[between or cluster]</w:t>
            </w:r>
          </w:p>
        </w:tc>
        <w:tc>
          <w:tcPr>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Refers to a level of analysis in multilevel models where sample/country-level scores and variances are used for modeling.</w:t>
            </w:r>
          </w:p>
        </w:tc>
      </w:tr>
    </w:tbl>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 Facets of Dignity, Honor, and Face (H1)</w:t>
      </w: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with the literature, we proposed that each of the cultural logics of dignity, honor, and face can be described through a single latent factor (Smith et al., 2024; Vignoles et al., 2024; Yao et al., 2017), each represented by two facets of self-concern and other-concern (Grigoryan &amp; Khachatryan, 2023; Lun et al., 2023; Uskul et al., 2023). We therefore hypothesized that a hierarchical model with three higher-order factors of dignity, honor, and face, each represented by two facets of self-concern and other-concern, will appropriately describe the data (H1a). We also expected that this model would fit the data better than a 3-factor model that does not differentiate between the two facets of self-concern and other-concern (H1b). We proposed to alternatively test a six-factor model in case the hierarchical model does not converge.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shows the three alternative models. Additionally, we planned to test if the same factor structure holds at the individual and the sample level of analysis, and whether this factor structure is appropriate for both individual endorsement and perceived norms measures. Finally, we used the alignment optimization procedure (Asparouhov &amp; Muthén, 2023) to establish the degree of invariance of this measure across countries. </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Competing models for the DHF questionnaire structure</w:t>
      </w:r>
    </w:p>
    <w:tbl>
      <w:tblPr>
        <w:tblStyle w:val="Table21"/>
        <w:tblW w:w="8492.0" w:type="dxa"/>
        <w:jc w:val="left"/>
        <w:tblLayout w:type="fixed"/>
        <w:tblLook w:val="0400"/>
      </w:tblPr>
      <w:tblGrid>
        <w:gridCol w:w="8492"/>
        <w:tblGridChange w:id="0">
          <w:tblGrid>
            <w:gridCol w:w="8492"/>
          </w:tblGrid>
        </w:tblGridChange>
      </w:tblGrid>
      <w:tr>
        <w:trPr>
          <w:cantSplit w:val="0"/>
          <w:trHeight w:val="3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60620" cy="2484120"/>
                  <wp:effectExtent b="0" l="0" r="0" t="0"/>
                  <wp:docPr descr="A diagram of a company&#10;&#10;AI-generated content may be incorrect." id="1455200667" name="image2.png"/>
                  <a:graphic>
                    <a:graphicData uri="http://schemas.openxmlformats.org/drawingml/2006/picture">
                      <pic:pic>
                        <pic:nvPicPr>
                          <pic:cNvPr descr="A diagram of a company&#10;&#10;AI-generated content may be incorrect." id="0" name="image2.png"/>
                          <pic:cNvPicPr preferRelativeResize="0"/>
                        </pic:nvPicPr>
                        <pic:blipFill>
                          <a:blip r:embed="rId16"/>
                          <a:srcRect b="0" l="0" r="0" t="0"/>
                          <a:stretch>
                            <a:fillRect/>
                          </a:stretch>
                        </pic:blipFill>
                        <pic:spPr>
                          <a:xfrm>
                            <a:off x="0" y="0"/>
                            <a:ext cx="4960620" cy="2484120"/>
                          </a:xfrm>
                          <a:prstGeom prst="rect"/>
                          <a:ln/>
                        </pic:spPr>
                      </pic:pic>
                    </a:graphicData>
                  </a:graphic>
                </wp:inline>
              </w:drawing>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model</w:t>
            </w:r>
          </w:p>
        </w:tc>
      </w:tr>
      <w:tr>
        <w:trPr>
          <w:cantSplit w:val="0"/>
          <w:trHeight w:val="30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60620" cy="1988820"/>
                  <wp:effectExtent b="0" l="0" r="0" t="0"/>
                  <wp:docPr descr="A diagram of a person's relationship&#10;&#10;AI-generated content may be incorrect." id="1455200666" name="image1.png"/>
                  <a:graphic>
                    <a:graphicData uri="http://schemas.openxmlformats.org/drawingml/2006/picture">
                      <pic:pic>
                        <pic:nvPicPr>
                          <pic:cNvPr descr="A diagram of a person's relationship&#10;&#10;AI-generated content may be incorrect." id="0" name="image1.png"/>
                          <pic:cNvPicPr preferRelativeResize="0"/>
                        </pic:nvPicPr>
                        <pic:blipFill>
                          <a:blip r:embed="rId17"/>
                          <a:srcRect b="0" l="0" r="0" t="0"/>
                          <a:stretch>
                            <a:fillRect/>
                          </a:stretch>
                        </pic:blipFill>
                        <pic:spPr>
                          <a:xfrm>
                            <a:off x="0" y="0"/>
                            <a:ext cx="4960620" cy="198882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Competing model</w:t>
            </w:r>
          </w:p>
        </w:tc>
      </w:tr>
      <w:tr>
        <w:trPr>
          <w:cantSplit w:val="0"/>
          <w:trHeight w:val="31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60620" cy="2026920"/>
                  <wp:effectExtent b="0" l="0" r="0" t="0"/>
                  <wp:docPr descr="A diagram of a structure&#10;&#10;AI-generated content may be incorrect." id="1455200668" name="image4.png"/>
                  <a:graphic>
                    <a:graphicData uri="http://schemas.openxmlformats.org/drawingml/2006/picture">
                      <pic:pic>
                        <pic:nvPicPr>
                          <pic:cNvPr descr="A diagram of a structure&#10;&#10;AI-generated content may be incorrect." id="0" name="image4.png"/>
                          <pic:cNvPicPr preferRelativeResize="0"/>
                        </pic:nvPicPr>
                        <pic:blipFill>
                          <a:blip r:embed="rId18"/>
                          <a:srcRect b="0" l="0" r="0" t="0"/>
                          <a:stretch>
                            <a:fillRect/>
                          </a:stretch>
                        </pic:blipFill>
                        <pic:spPr>
                          <a:xfrm>
                            <a:off x="0" y="0"/>
                            <a:ext cx="4960620" cy="2026920"/>
                          </a:xfrm>
                          <a:prstGeom prst="rect"/>
                          <a:ln/>
                        </pic:spPr>
                      </pic:pic>
                    </a:graphicData>
                  </a:graphic>
                </wp:inline>
              </w:drawing>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Alternative model (will only be tested if model A does not converge)</w:t>
            </w:r>
          </w:p>
        </w:tc>
      </w:tr>
    </w:tbl>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ds1…ds5 – five items measuring dignity-self; do1…do5 – dignity-other; hs1…hs5 – honor-self; ho1…ho5 – honor-other; fs1…fs5 – face-self; fo1…fo5 – face-other.</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Cultural Logics and Prosocial Behavior (H2)</w:t>
      </w: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integrative view of dignity, honor, and face cultural logics suggests that all three serve the same function: regulating social behavior. Because prosociality is the cornerstone of group living and one of the most important areas where social behavior needs to be regulated, we would expect that the endorsement of the cultural logics of dignity, honor, and face is predictive of prosociality, but only if the focus is on the others rather than on the self. We therefore expected that the individual endorsement of the other-concern facet of all three cultural logics would predict higher prosociality towards strangers (H2).</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Cross-Country Differences in Prosociality (H3)</w:t>
      </w: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important question to consider when it comes to predicting prosociality across cultures is towards whom we are prosocial: A stranger whom we are unlikely to meet again, or someone who can potentially reciprocate (e.g., ingroup member; Levine et al., 2001; Romano et al., 2021)? In this study, we captured three types of social behavior: prosociality towards strangers in one-shot interactions, that is, universal prosociality, and positive and negative reciprocity towards strangers in repeated interactions. We expected that the rules-based, de-contextualized view of morality that is prevalent in dignity cultures would likely be most beneficial for universal prosociality. However, dignity cultures are assumed to be individualistic (Leung &amp; Cohen, 2011) and the evidence so far suggests that interdependent or collectivistic cultures might be more prosocial, although it is less clear when this prosociality extends beyond the ingroup and when it does not (Feygina &amp; Henry, 2015; Luria et al., 2015). We therefore did not have a prediction for the prevalence of universal prosociality but explored whether the cultural logics can explain differences in it. We expected positive reciprocity to be most prevalent in face and honor cultures, both of which can be described as collectivistic (Feygina &amp; Henry, 2015). Finally, we expected that negative reciprocity, or punishment of non-cooperation, is likely to be most prevalent in honor cultures (Jackson et al., 2019; Nisbett &amp; Cohen, 1996; but see Gächter &amp; Herrmann, 2009). We therefore hypothesized that higher country-level honor and face logic scores would predict higher positive reciprocity (H3a and H3b) and higher country-level honor scores would predict higher negative reciprocity (H3c). </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Criterion Validity (H4-H5)</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validity check for our newly proposed measure, we attempted to replicate some earlier findings from the literature regarding the association of each cultural logic with other variables of interest. Honor concerns, particularly masculine honor, have been linked to violence and hostility at intrapersonal (e.g., suicide; Osterman &amp; Brown, 2011), interpersonal (Brown et al., 2009; Nisbett &amp; Cohen, 1996; van Osch et al., 2013), and intergroup levels (Barnes et al., 2012; Saucier et al., 2018). We expected that endorsement of honor culture would predict more positive attitudes toward violence (H4a). The relations of dignity and face cultural logics with other psychological constructs have been studied much less. Some initial evidence suggests that face culture predicts more concern for maintaining the reputation (face) of the other person in an interpersonal conflict (“other-face concern” in face negotiation theory; Oetzel &amp; Ting-Toomey, 2003), while dignity culture predicts lower other-face concern, both at individual (Smith et al., 2021) and cultural levels (Lun et al., 2023; Smith et al., 2021). We included a measure of how strongly people are concerned about preserving their own (self-face) or the other person’s face (other-face) in a situation of interpersonal conflict and expected to find a positive link between face endorsement and other-face concern in interpersonal conflict (H4b) and a negative link between dignity endorsement and other-face concern in interpersonal conflict (H4c). We also tested the predictive power of the newly developed measure by attempting to replicate findings that suggest people endorsing different cultural logics react differently to provocation: that honor is associated with retaliatory reactions, face with withdrawal, and dignity with the use of humor (Krys et al., 2017). Although Krys et al.’s (2017) study found the expected effects only for honor and dignity cultures, we tested all three predictions as initially theorized. Therefore, we expected that honor would predict retaliation (H5a), face would predict withdrawal (H5b), and dignity would predict humor (H5c) as reactions to provocation.</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Exploratory Research Questions</w:t>
      </w: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also included other well-established measures of values (Schwartz Portrait Values Questionnaire; Schwartz, 2021) and morality (Moral Foundations Questionnaire-2; Atari et al., 2023) to position the newly developed measures vis-à-vis other widely used constructs in the field without proposing formal hypotheses. Finally, we gathered country-level secondary data to position the newly developed measures vis-à-vis historical data and current economic and societal indicators. </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AA7">
      <w:pPr>
        <w:rPr>
          <w:u w:val="single"/>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Main study: Analysis plan</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bl>
      <w:tblPr>
        <w:tblStyle w:val="Table22"/>
        <w:tblW w:w="12940.0" w:type="dxa"/>
        <w:jc w:val="left"/>
        <w:tblLayout w:type="fixed"/>
        <w:tblLook w:val="0400"/>
      </w:tblPr>
      <w:tblGrid>
        <w:gridCol w:w="2405"/>
        <w:gridCol w:w="3266"/>
        <w:gridCol w:w="4067"/>
        <w:gridCol w:w="3202"/>
        <w:tblGridChange w:id="0">
          <w:tblGrid>
            <w:gridCol w:w="2405"/>
            <w:gridCol w:w="3266"/>
            <w:gridCol w:w="4067"/>
            <w:gridCol w:w="320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 given different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analysis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H1a: A hierarchical model with three higher-order factors of dignity, honor, and face, each represented by two facets of self-concern and other-concern, will appropriately describe the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endorsement and cultural norms will be tested separately. For each model, country will be used as a cluster variable.</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 structure (see Fig. 1A): Multilevel confirmatory factor analysis (MCFA), specifying a hierarchical model with three correlated higher-order latent factors representing dignity, honor, and face, each with two sub-factors representing the self-concern and other-concern facets. </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1: Level 1 will include the proposed factor structure, and Level 2 will include only the saturated model where all observed variables are intercorrelated.</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2: Level 1 will include only the saturated model of observed variable correlations, and Level 2 will include the proposed factor structure.</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model converges, it will be compared to the models below (see notes below). If the model does not converge after making adjustments as described under “Overall model plans”, we will test the simpler alternative model with 6 correlated latent factors (see Fig. 1C). After model selection, we will use the guidelines in the model improvement and alignment section to improve model 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Calculated for a single country/level: </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43 to detect an RMSEA of .08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78 to detect an AGFI (adjusted goodness of fit index) of .90 with a power of 0.90, alpha =.05,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306 (calculated based on a three-factor hierarchical model). </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calculated using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(Moshagen &amp; Bader, 2023).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H1b: The hierarchical model will fit the data better than the three-factor model.</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alternatively test a six-factor model in case the hierarchical model does not converge.)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endorsement and cultural norms will be tested separately. For each model, country will be used as a cluster variable.</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 structure (see Fig. 1B): MCFA with three-factor correlated model of the DHF latent variables.</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1: Level 1 will include the proposed factor structure, and Level 2 will include only the saturated model where all observed variables are intercorrelated.</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2: Level 1 will include only the saturated model of observed variable correlations, and Level 2 will include the proposed factor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will be considered significantly better than an alternative if (Chen, 2007):</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AIC is lower</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BIC is lower</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ΔCFI &gt; .010 (the model with higher CFI is better)</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ΔRMSEA &gt; .015 (the model with lower RMSEA is better)</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these criteria will be considered together, and if the majority of them are fulfilled, the model will be considered significantly better than the alternative. If models are not significantly different from each other, the theoretically hypothesized hierarchical model will be preferred.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semPower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25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31 to detect a change in RMSEA of .015 to achieve power of 0.90, alpha = .05, 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6 for the three-factor model comparison to the hierarchical model, 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12 for the three-factor comparison to a six-factor model.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improvement and evaluation (see hypotheses above)</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model will be examined for:</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Poorly loading items.</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Modification indices.</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fit.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given item does not significantly load on the respective factor AND the model fit improves after removing the item, or the item loads in the opposite to expected direction, the items will be removed. Otherwise, the item will be retained.</w:t>
            </w:r>
          </w:p>
          <w:p w:rsidR="00000000" w:rsidDel="00000000" w:rsidP="00000000" w:rsidRDefault="00000000" w:rsidRPr="00000000" w14:paraId="00000A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modification indices suggest a strong residual correlation between items AND this correlation is theoretically justified, a residual correlation will be added.</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Evaluation</w:t>
            </w:r>
            <w:r w:rsidDel="00000000" w:rsidR="00000000" w:rsidRPr="00000000">
              <w:rPr>
                <w:rtl w:val="0"/>
              </w:rPr>
            </w:r>
          </w:p>
          <w:p w:rsidR="00000000" w:rsidDel="00000000" w:rsidP="00000000" w:rsidRDefault="00000000" w:rsidRPr="00000000" w14:paraId="00000A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sdt>
              <w:sdtPr>
                <w:id w:val="-1331349417"/>
                <w:tag w:val="goog_rdk_6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We will consider the model to have a good fit to the data if RMSEA ≤ .08 and SRMR_within ≤ .08. If ICC &lt; .10, we will additionally use CFI &gt; .90, and SRMR_between &lt; .08 as criteria (see Ene, 2020).</w:t>
                </w:r>
              </w:sdtContent>
            </w:sdt>
          </w:p>
          <w:p w:rsidR="00000000" w:rsidDel="00000000" w:rsidP="00000000" w:rsidRDefault="00000000" w:rsidRPr="00000000" w14:paraId="00000A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.08 &lt; RMSEA &lt; .10, .08 &lt; SRMR &lt; .10, and .80 &lt; CFI &lt; .90, we will consider the model acceptable, unless there are specific issues with items as described above.</w:t>
            </w:r>
          </w:p>
          <w:p w:rsidR="00000000" w:rsidDel="00000000" w:rsidP="00000000" w:rsidRDefault="00000000" w:rsidRPr="00000000" w14:paraId="00000A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RMSEA &gt; .10, SRMR &gt; .10, CFI &lt; .80, we will consider the model unacceptable. </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model fit indices will be considered together, and if the majority of indices suggest acceptable fit, a single indicator will not be considered sufficient to reject the model.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Measurement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Alignment optimization procedure (Asparouhov &amp; Muthén, 2023) will be used to estimate the degree of metrics and scalar invariance and to compare the group means.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first test the full configural model identified at the previous step. Considering the large number of groups and parameters, it is possible that the model will be computationally too intensive. If this is the case, we will consider running the alignment procedure for each factor separately.</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fit in the alignment procedure is the same as for that of a configural model in MGCFA. Since our initial model selection uses multilevel CFA, the model fit indices might be different from the ones described above. We will use the same criteria as above to evaluate the configural model. </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use free alignment unless we get a warning message that the free alignment is compromised (this can happen when the number of groups and items is small), in which case we will switch to fixed alignment.</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assess the alignment results based on the following criteria:</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If a parameter (loading or intercept) is invariant across 70% of all samples, we will consider this parameter to be acceptable for cross-cultural comparisons.</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If 50% of all items in a scale (see the results of a simulation study in Asparouhov &amp; Muthén, 2023) show an acceptable level of invariance based on the criteria described above, we will consider the latent scores for this factor to be comparable across countries.</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If either of the above criteria are not satisfied, we will consider dropping items if specific items show a high degree of non-variance, or testing alternative factor structures if certain clusters of countries/samples show non-invariance on multiple parameters.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size estimate is based on a simulation study by Wen and Hu (2022) that suggests that with a high number of groups (&gt;15), a group size of 250 would be sufficient for a model that contains non-invariant parameters.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H2: The individual endorsement of the other-concern facet of all three cultural logics will predict more prosocial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multilevel model predicting prosociality from six or three cultural logic indices (depending on the best fitting model in H1b) with random intercept for country.</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all multilevel models (H2-H5), individual-level predictors will be group-mean centered and sample-level predictors will be grand-mean centered.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positive effect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of the other-concern facet of each cultural logic will support the hypotheses. Significant effects for some but no effect for other other-facets will be interpreted as partial support for the hypothesis. Non-significant effects for any or negative effects for some will be interpreted as evidence against the hypothesis.</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3-factor model is used (dignity, honor, face), the test will be exploratory.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was simulated using pilot data to estimate fixed effects for the self-facets, standard errors, and random effects. The data was simulated with </w:t>
            </w:r>
            <w:sdt>
              <w:sdtPr>
                <w:id w:val="46747424"/>
                <w:tag w:val="goog_rdk_62"/>
              </w:sdtPr>
              <w:sdtContent>
                <w:r w:rsidDel="00000000" w:rsidR="00000000" w:rsidRPr="00000000">
                  <w:rPr>
                    <w:rFonts w:ascii="Cardo" w:cs="Cardo" w:eastAsia="Cardo" w:hAnsi="Cardo"/>
                    <w:b w:val="0"/>
                    <w:bCs w:val="0"/>
                    <w:i w:val="1"/>
                    <w:iCs w:val="1"/>
                    <w:smallCaps w:val="0"/>
                    <w:strike w:val="0"/>
                    <w:color w:val="000000"/>
                    <w:sz w:val="24"/>
                    <w:szCs w:val="24"/>
                    <w:u w:val="none"/>
                    <w:shd w:fill="auto" w:val="clear"/>
                    <w:vertAlign w:val="baseline"/>
                    <w:rtl w:val="0"/>
                  </w:rPr>
                  <w:t xml:space="preserve">ꞵ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for each other-facet. Given 50 expected countries, 40 participants per country are needed to achieve 80% power. </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H3a: Higher country-level honor logic scores will predict higher positive reciprocity.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multilevel, random-intercept path model predicting universal prosociality and positive and negative reciprocity from individual-level and sample-level DHF norm scores. The models below and in further hypotheses use 3 factors at the individual and 3 factors at the sample level; this analysis is conditional upon the higher-order DHF factors showing appropriate fit for both endorsement and norms measures.</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will be used as the cluster variable for random intercepts.</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prosocial, positive reciprocity, and negative reciprocity will be predicted by DHF scores for individual endorsement.</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prosocial, positive reciprocity, and negative reciprocity will be predicted by DHF scores for sample aggregated norms.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positive effect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of sample-level honor logic on positive reciprocity will support the hypothesis. Non-significant effect or an effect in the opposite direction will provide evidence against the hypothesis.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Parameters are based on z-score estimation, which do not involve degrees of freedom for significance purposes. If we assume our standard errors are approximate from the sample data (~ .10 across parameters as high estimate with smaller sample size models), we would be able to detect regression loadings of approximately .20 (i.e., 1.96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H3b: Higher country-level face logic scores will predict higher positive reciprocity.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positive effect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of sample-level face logic on positive reciprocity will support the hypothesis. Non-significant effect or an effect in the opposite direction will provide evidence against the hypothesis.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H3c: Higher country-level honor logic scores will predict higher negative reciprocity.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positive effect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of sample-level honor logic on negative reciprocity will support the hypothesis. Non-significant effect or an effect in the opposite direction will provide evidence against the hypothesis.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H4a: Individual endorsement of honor culture will positively predict attitudes toward violence.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multilevel, random-intercept model (country) predicting attitudes toward violence from individual-level endorsement and country-level norm scores for honor, face, and dignity.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positive effect of individual-level honor will be interpreted as support for the hypothesis. Non-significant effect or an effect in the opposite direction will provide evidence against the hypothesis.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was simulated using pilot data to estimate fixed effects for the individual endorsement of DHF, standard errors, and random effects. The data was simulated with</w:t>
            </w:r>
            <w:sdt>
              <w:sdtPr>
                <w:id w:val="-170709626"/>
                <w:tag w:val="goog_rdk_63"/>
              </w:sdtPr>
              <w:sdtContent>
                <w:r w:rsidDel="00000000" w:rsidR="00000000" w:rsidRPr="00000000">
                  <w:rPr>
                    <w:rFonts w:ascii="Cardo" w:cs="Cardo" w:eastAsia="Cardo" w:hAnsi="Cardo"/>
                    <w:b w:val="0"/>
                    <w:bCs w:val="0"/>
                    <w:i w:val="1"/>
                    <w:iCs w:val="1"/>
                    <w:smallCaps w:val="0"/>
                    <w:strike w:val="0"/>
                    <w:color w:val="000000"/>
                    <w:sz w:val="24"/>
                    <w:szCs w:val="24"/>
                    <w:u w:val="none"/>
                    <w:shd w:fill="auto" w:val="clear"/>
                    <w:vertAlign w:val="baseline"/>
                    <w:rtl w:val="0"/>
                  </w:rPr>
                  <w:t xml:space="preserve"> ꞵ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for A: honor, B: face, C: Dignity (negative). Given 50 expected countries, 20-30 participants per country are needed to achieve 80% power.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H4b: Individual endorsement of face culture will positively predict other-face concern in interpersonal conflict.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multilevel, random-intercept model (country) predicting other-face concern in interpersonal conflict from individual-level endorsement and country-level norm scores for honor, face, and dignity.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positive effect of individual-level face will be interpreted as support for the hypothesis. Non-significant effect or an effect in the opposite direction will provide evidence against the hypothesis.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H4c: Individual endorsement of dignity culture will negatively predict other-face concern in interpersonal conflict.</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negative effect of individual-level dignity will be interpreted as support for the hypothesis. Non-significant effect or an effect in the opposite direction will provide evidence against the hypothesis.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H5a: Individual endorsement of honor culture will positively predict retaliation in response to provocation.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multilevel, random-intercept path model predicting retaliation, withdrawal, and humor as reactions to provocation from individual-level endorsement and sample-level aggregate scores for honor, face, and dignity.</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will be used as the cluster variable for random intercepts.</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Retaliation, withdrawal, and humor will be predicted by DHF scores for individual endorsement.</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Retaliation, withdrawal, and humor will be predicted by DHF scores for sample aggregated norms.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positive effect of individual-level honor on retaliation will be interpreted as support for the hypothesis. Non-significant effect or an effect in the opposite direction will provide evidence against the hypothesis.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Parameters are based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-score estimation, which do not involve degrees of freedom for significance purposes. If we assume our standard errors are approximate from the sample data (~ .10 across parameters as high estimate with smaller sample size models), we would be able to detect regression loadings of approximately .20 (i.e., 1.96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H5b: Individual endorsement of face culture will positively predict withdrawal in response to provocation.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positive effect of individual-level face on withdrawal will be interpreted as support for the hypothesis. Non-significant effect or an effect in the opposite direction will provide evidence against the hypothesis.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H5c: Individual endorsement of dignity culture will positively predict humor in response to provocation.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significant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positive effect of individual-level dignity on humor will be interpreted as support for the hypothesis. Non-significant effect or an effect in the opposite direction will provide evidence against the hypothesis.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Main study: Multilevel confirmatory factor analysis (MCFA) of the DHF measure </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 paragraph summarizing what was done and which model we chose and why]</w:t>
      </w:r>
      <w:r w:rsidDel="00000000" w:rsidR="00000000" w:rsidRPr="00000000">
        <w:rPr>
          <w:rtl w:val="0"/>
        </w:rPr>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Table 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different factor structures for the DHF </w:t>
      </w:r>
      <w:sdt>
        <w:sdtPr>
          <w:id w:val="-849800755"/>
          <w:tag w:val="goog_rdk_64"/>
        </w:sdtPr>
        <w:sdtContent>
          <w:commentRangeStart w:id="36"/>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8"/>
        <w:gridCol w:w="2929"/>
        <w:gridCol w:w="2400"/>
        <w:gridCol w:w="2929"/>
        <w:gridCol w:w="3114"/>
        <w:tblGridChange w:id="0">
          <w:tblGrid>
            <w:gridCol w:w="1578"/>
            <w:gridCol w:w="2929"/>
            <w:gridCol w:w="2400"/>
            <w:gridCol w:w="2929"/>
            <w:gridCol w:w="3114"/>
          </w:tblGrid>
        </w:tblGridChange>
      </w:tblGrid>
      <w:tr>
        <w:trPr>
          <w:cantSplit w:val="0"/>
          <w:tblHeader w:val="0"/>
        </w:trPr>
        <w:tc>
          <w:tcPr/>
          <w:p w:rsidR="00000000" w:rsidDel="00000000" w:rsidP="00000000" w:rsidRDefault="00000000" w:rsidRPr="00000000" w14:paraId="00000B27">
            <w:pPr>
              <w:rPr/>
            </w:pPr>
            <w:r w:rsidDel="00000000" w:rsidR="00000000" w:rsidRPr="00000000">
              <w:rPr>
                <w:rtl w:val="0"/>
              </w:rPr>
            </w:r>
          </w:p>
        </w:tc>
        <w:tc>
          <w:tcPr>
            <w:gridSpan w:val="2"/>
          </w:tcPr>
          <w:p w:rsidR="00000000" w:rsidDel="00000000" w:rsidP="00000000" w:rsidRDefault="00000000" w:rsidRPr="00000000" w14:paraId="00000B28">
            <w:pPr>
              <w:rPr/>
            </w:pPr>
            <w:r w:rsidDel="00000000" w:rsidR="00000000" w:rsidRPr="00000000">
              <w:rPr>
                <w:rtl w:val="0"/>
              </w:rPr>
              <w:t xml:space="preserve">Endorsement</w:t>
            </w:r>
          </w:p>
        </w:tc>
        <w:tc>
          <w:tcPr>
            <w:gridSpan w:val="2"/>
          </w:tcPr>
          <w:p w:rsidR="00000000" w:rsidDel="00000000" w:rsidP="00000000" w:rsidRDefault="00000000" w:rsidRPr="00000000" w14:paraId="00000B2A">
            <w:pPr>
              <w:rPr/>
            </w:pPr>
            <w:r w:rsidDel="00000000" w:rsidR="00000000" w:rsidRPr="00000000">
              <w:rPr>
                <w:rtl w:val="0"/>
              </w:rPr>
              <w:t xml:space="preserve">Norms</w:t>
            </w:r>
          </w:p>
        </w:tc>
      </w:tr>
      <w:tr>
        <w:trPr>
          <w:cantSplit w:val="0"/>
          <w:tblHeader w:val="0"/>
        </w:trPr>
        <w:tc>
          <w:tcPr/>
          <w:p w:rsidR="00000000" w:rsidDel="00000000" w:rsidP="00000000" w:rsidRDefault="00000000" w:rsidRPr="00000000" w14:paraId="00000B2C">
            <w:pPr>
              <w:rPr/>
            </w:pPr>
            <w:r w:rsidDel="00000000" w:rsidR="00000000" w:rsidRPr="00000000">
              <w:rPr>
                <w:rtl w:val="0"/>
              </w:rPr>
            </w:r>
          </w:p>
        </w:tc>
        <w:tc>
          <w:tcPr/>
          <w:p w:rsidR="00000000" w:rsidDel="00000000" w:rsidP="00000000" w:rsidRDefault="00000000" w:rsidRPr="00000000" w14:paraId="00000B2D">
            <w:pPr>
              <w:rPr/>
            </w:pPr>
            <w:r w:rsidDel="00000000" w:rsidR="00000000" w:rsidRPr="00000000">
              <w:rPr>
                <w:rtl w:val="0"/>
              </w:rPr>
              <w:t xml:space="preserve">Level 1</w:t>
            </w:r>
          </w:p>
        </w:tc>
        <w:tc>
          <w:tcPr/>
          <w:p w:rsidR="00000000" w:rsidDel="00000000" w:rsidP="00000000" w:rsidRDefault="00000000" w:rsidRPr="00000000" w14:paraId="00000B2E">
            <w:pPr>
              <w:rPr/>
            </w:pPr>
            <w:r w:rsidDel="00000000" w:rsidR="00000000" w:rsidRPr="00000000">
              <w:rPr>
                <w:rtl w:val="0"/>
              </w:rPr>
              <w:t xml:space="preserve">Level 2</w:t>
            </w:r>
          </w:p>
        </w:tc>
        <w:tc>
          <w:tcPr/>
          <w:p w:rsidR="00000000" w:rsidDel="00000000" w:rsidP="00000000" w:rsidRDefault="00000000" w:rsidRPr="00000000" w14:paraId="00000B2F">
            <w:pPr>
              <w:rPr/>
            </w:pPr>
            <w:r w:rsidDel="00000000" w:rsidR="00000000" w:rsidRPr="00000000">
              <w:rPr>
                <w:rtl w:val="0"/>
              </w:rPr>
              <w:t xml:space="preserve">Level 1</w:t>
            </w:r>
          </w:p>
        </w:tc>
        <w:tc>
          <w:tcPr/>
          <w:p w:rsidR="00000000" w:rsidDel="00000000" w:rsidP="00000000" w:rsidRDefault="00000000" w:rsidRPr="00000000" w14:paraId="00000B30">
            <w:pPr>
              <w:rPr/>
            </w:pPr>
            <w:r w:rsidDel="00000000" w:rsidR="00000000" w:rsidRPr="00000000">
              <w:rPr>
                <w:rtl w:val="0"/>
              </w:rPr>
              <w:t xml:space="preserve">Level 2</w:t>
            </w:r>
          </w:p>
        </w:tc>
      </w:tr>
      <w:tr>
        <w:trPr>
          <w:cantSplit w:val="0"/>
          <w:tblHeader w:val="0"/>
        </w:trPr>
        <w:tc>
          <w:tcPr/>
          <w:p w:rsidR="00000000" w:rsidDel="00000000" w:rsidP="00000000" w:rsidRDefault="00000000" w:rsidRPr="00000000" w14:paraId="00000B31">
            <w:pPr>
              <w:rPr/>
            </w:pPr>
            <w:r w:rsidDel="00000000" w:rsidR="00000000" w:rsidRPr="00000000">
              <w:rPr>
                <w:rtl w:val="0"/>
              </w:rPr>
              <w:t xml:space="preserve">Hierarchical model</w:t>
            </w:r>
          </w:p>
        </w:tc>
        <w:tc>
          <w:tcPr/>
          <w:p w:rsidR="00000000" w:rsidDel="00000000" w:rsidP="00000000" w:rsidRDefault="00000000" w:rsidRPr="00000000" w14:paraId="00000B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converge as initially specified.</w:t>
            </w:r>
          </w:p>
          <w:p w:rsidR="00000000" w:rsidDel="00000000" w:rsidP="00000000" w:rsidRDefault="00000000" w:rsidRPr="00000000" w14:paraId="00000B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Converged with optim.method = "em", but gives a warning : “The variance-covariance matrix of the estimated parameters (vcov) does not appear to be positive definite”. Although there are no negative variances, the correlation between H and F is .947, which is probably causing the problem. Small changes did not help, combining the two factors seems drastic, so not sure yet what to do. Model fit: CFI=.900, TLI=.779, RMSEA=.044, SRMR_within=.048.</w:t>
            </w:r>
          </w:p>
        </w:tc>
        <w:tc>
          <w:tcPr/>
          <w:p w:rsidR="00000000" w:rsidDel="00000000" w:rsidP="00000000" w:rsidRDefault="00000000" w:rsidRPr="00000000" w14:paraId="00000B34">
            <w:pPr>
              <w:rPr/>
            </w:pPr>
            <w:r w:rsidDel="00000000" w:rsidR="00000000" w:rsidRPr="00000000">
              <w:rPr>
                <w:rtl w:val="0"/>
              </w:rPr>
              <w:t xml:space="preserve">Model converges, but the variances of D_self (-0.933) and H_self (-.006) are negative. Since the variance for D_self is quite large, it seems inappropriate to fix it to a small positive value. Model fit: CFI=.995, TLI=.990, RMSEA=.009, SRMR_between=.194.</w:t>
            </w:r>
          </w:p>
        </w:tc>
        <w:tc>
          <w:tcPr/>
          <w:p w:rsidR="00000000" w:rsidDel="00000000" w:rsidP="00000000" w:rsidRDefault="00000000" w:rsidRPr="00000000" w14:paraId="00000B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converge as initially specified.</w:t>
            </w:r>
          </w:p>
          <w:p w:rsidR="00000000" w:rsidDel="00000000" w:rsidP="00000000" w:rsidRDefault="00000000" w:rsidRPr="00000000" w14:paraId="00000B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Converges with “em”, but a negative matrix issue. D_other has a negative var (-11.621). </w:t>
            </w:r>
          </w:p>
          <w:p w:rsidR="00000000" w:rsidDel="00000000" w:rsidP="00000000" w:rsidRDefault="00000000" w:rsidRPr="00000000" w14:paraId="00000B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fixing D_other var to 0.01, the model still has a negative matrix issue, but no negative variances. Highest correlation is .894. Model fit: CFI=.892, TLI=.763, RMSEA=.059, SRMR_within=.090.</w:t>
            </w:r>
          </w:p>
        </w:tc>
        <w:tc>
          <w:tcPr/>
          <w:p w:rsidR="00000000" w:rsidDel="00000000" w:rsidP="00000000" w:rsidRDefault="00000000" w:rsidRPr="00000000" w14:paraId="00000B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Converged but negative variances for D_self (-3.472) and H_other (-.073). </w:t>
            </w:r>
          </w:p>
          <w:p w:rsidR="00000000" w:rsidDel="00000000" w:rsidP="00000000" w:rsidRDefault="00000000" w:rsidRPr="00000000" w14:paraId="00000B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fixing those to 0.01, var of D_other is negative. </w:t>
            </w:r>
          </w:p>
          <w:p w:rsidR="00000000" w:rsidDel="00000000" w:rsidP="00000000" w:rsidRDefault="00000000" w:rsidRPr="00000000" w14:paraId="00000B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fixing all three to 0.01, runs with no issues. Model fit: CFI=.997, TLI=.994, RMSEA=.009, SRMR_between=.223. All loadings as expected, only 2 non-sig loadings in H_self (13 and 15, both betas &lt;.3)</w:t>
            </w:r>
          </w:p>
        </w:tc>
      </w:tr>
      <w:tr>
        <w:trPr>
          <w:cantSplit w:val="0"/>
          <w:tblHeader w:val="0"/>
        </w:trPr>
        <w:tc>
          <w:tcPr/>
          <w:p w:rsidR="00000000" w:rsidDel="00000000" w:rsidP="00000000" w:rsidRDefault="00000000" w:rsidRPr="00000000" w14:paraId="00000B3B">
            <w:pPr>
              <w:rPr/>
            </w:pPr>
            <w:r w:rsidDel="00000000" w:rsidR="00000000" w:rsidRPr="00000000">
              <w:rPr>
                <w:rtl w:val="0"/>
              </w:rPr>
              <w:t xml:space="preserve">3-factor model</w:t>
            </w:r>
          </w:p>
        </w:tc>
        <w:tc>
          <w:tcPr/>
          <w:p w:rsidR="00000000" w:rsidDel="00000000" w:rsidP="00000000" w:rsidRDefault="00000000" w:rsidRPr="00000000" w14:paraId="00000B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model did not converge. </w:t>
            </w:r>
          </w:p>
          <w:p w:rsidR="00000000" w:rsidDel="00000000" w:rsidP="00000000" w:rsidRDefault="00000000" w:rsidRPr="00000000" w14:paraId="00000B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Converges with “em”, but same problem as above – non-positive matrix. No negative variances and the highest correlation H~F) is only .859, so unclear what the issue is. Model fit: CFI=.850, TLI=.675, RMSEA=.053, SRMR_within=.054.</w:t>
            </w:r>
          </w:p>
        </w:tc>
        <w:tc>
          <w:tcPr/>
          <w:p w:rsidR="00000000" w:rsidDel="00000000" w:rsidP="00000000" w:rsidRDefault="00000000" w:rsidRPr="00000000" w14:paraId="00000B3E">
            <w:pPr>
              <w:rPr/>
            </w:pPr>
            <w:r w:rsidDel="00000000" w:rsidR="00000000" w:rsidRPr="00000000">
              <w:rPr>
                <w:rtl w:val="0"/>
              </w:rPr>
              <w:t xml:space="preserve">Model converged with no issues, despite a correlation between H and F of .962. Model fit: CFI=.995, TLI=.989, RMSEA=.010, SRMR_between=.199.</w:t>
            </w:r>
          </w:p>
          <w:p w:rsidR="00000000" w:rsidDel="00000000" w:rsidP="00000000" w:rsidRDefault="00000000" w:rsidRPr="00000000" w14:paraId="00000B3F">
            <w:pPr>
              <w:rPr/>
            </w:pPr>
            <w:r w:rsidDel="00000000" w:rsidR="00000000" w:rsidRPr="00000000">
              <w:rPr>
                <w:rtl w:val="0"/>
              </w:rPr>
              <w:t xml:space="preserve">However, all p-values in D are non-sig, although most standardized loadings are &gt;.4. </w:t>
            </w:r>
          </w:p>
        </w:tc>
        <w:tc>
          <w:tcPr/>
          <w:p w:rsidR="00000000" w:rsidDel="00000000" w:rsidP="00000000" w:rsidRDefault="00000000" w:rsidRPr="00000000" w14:paraId="00000B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converge</w:t>
            </w:r>
          </w:p>
          <w:p w:rsidR="00000000" w:rsidDel="00000000" w:rsidP="00000000" w:rsidRDefault="00000000" w:rsidRPr="00000000" w14:paraId="00000B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converge with “em”</w:t>
            </w:r>
          </w:p>
          <w:p w:rsidR="00000000" w:rsidDel="00000000" w:rsidP="00000000" w:rsidRDefault="00000000" w:rsidRPr="00000000" w14:paraId="00000B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converge with “em.iter.max = 1000”</w:t>
            </w:r>
          </w:p>
          <w:p w:rsidR="00000000" w:rsidDel="00000000" w:rsidP="00000000" w:rsidRDefault="00000000" w:rsidRPr="00000000" w14:paraId="00000B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converge with all of the above + em.fx.tol = 1e-08 and em.dx.tol = 1e-04</w:t>
            </w:r>
          </w:p>
        </w:tc>
        <w:tc>
          <w:tcPr/>
          <w:p w:rsidR="00000000" w:rsidDel="00000000" w:rsidP="00000000" w:rsidRDefault="00000000" w:rsidRPr="00000000" w14:paraId="00000B44">
            <w:pPr>
              <w:rPr/>
            </w:pPr>
            <w:r w:rsidDel="00000000" w:rsidR="00000000" w:rsidRPr="00000000">
              <w:rPr>
                <w:rtl w:val="0"/>
              </w:rPr>
              <w:t xml:space="preserve">Converged with no issues. Model fit: CFI=.997, TLI=.993, RMSEA=.010, SRMR_between=.232. All loadings as expected, except for 3 non-sig loadings in H: 13, 15, and 20. Betas for 13 and 15 are &lt;.3.</w:t>
            </w:r>
          </w:p>
        </w:tc>
      </w:tr>
      <w:tr>
        <w:trPr>
          <w:cantSplit w:val="0"/>
          <w:tblHeader w:val="0"/>
        </w:trPr>
        <w:tc>
          <w:tcPr/>
          <w:p w:rsidR="00000000" w:rsidDel="00000000" w:rsidP="00000000" w:rsidRDefault="00000000" w:rsidRPr="00000000" w14:paraId="00000B45">
            <w:pPr>
              <w:rPr/>
            </w:pPr>
            <w:r w:rsidDel="00000000" w:rsidR="00000000" w:rsidRPr="00000000">
              <w:rPr>
                <w:rtl w:val="0"/>
              </w:rPr>
              <w:t xml:space="preserve">6-factor model</w:t>
            </w:r>
          </w:p>
        </w:tc>
        <w:tc>
          <w:tcPr/>
          <w:p w:rsidR="00000000" w:rsidDel="00000000" w:rsidP="00000000" w:rsidRDefault="00000000" w:rsidRPr="00000000" w14:paraId="00000B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model did not converge. </w:t>
            </w:r>
          </w:p>
          <w:p w:rsidR="00000000" w:rsidDel="00000000" w:rsidP="00000000" w:rsidRDefault="00000000" w:rsidRPr="00000000" w14:paraId="00000B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Converged with “em”, but negative matrix problem. No negative variances and the highest correlation is .85 (F_self ~ F_other). Model fit: CFI=.906, TLI=.789, RMSEA=.043, SRMR_within=.046.</w:t>
            </w:r>
          </w:p>
        </w:tc>
        <w:tc>
          <w:tcPr/>
          <w:p w:rsidR="00000000" w:rsidDel="00000000" w:rsidP="00000000" w:rsidRDefault="00000000" w:rsidRPr="00000000" w14:paraId="00000B48">
            <w:pPr>
              <w:rPr/>
            </w:pPr>
            <w:r w:rsidDel="00000000" w:rsidR="00000000" w:rsidRPr="00000000">
              <w:rPr>
                <w:rtl w:val="0"/>
              </w:rPr>
              <w:t xml:space="preserve">Converges with no issues, despite some correlations exceeding 1. Unlike in the 3-factor model, all items load on expected factors with loadings &gt;.3, with the exception of dhf_endors_13, beta=.180, p=.159. Model fit: CFI=.996, TLI=.990, RMSEA=.009, SRMR_between=.193. </w:t>
            </w:r>
          </w:p>
        </w:tc>
        <w:tc>
          <w:tcPr/>
          <w:p w:rsidR="00000000" w:rsidDel="00000000" w:rsidP="00000000" w:rsidRDefault="00000000" w:rsidRPr="00000000" w14:paraId="00000B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converge</w:t>
            </w:r>
          </w:p>
          <w:p w:rsidR="00000000" w:rsidDel="00000000" w:rsidP="00000000" w:rsidRDefault="00000000" w:rsidRPr="00000000" w14:paraId="00000B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converge with all the additional modifications as described above (em, em.inter.max, etc.)</w:t>
            </w:r>
          </w:p>
        </w:tc>
        <w:tc>
          <w:tcPr/>
          <w:p w:rsidR="00000000" w:rsidDel="00000000" w:rsidP="00000000" w:rsidRDefault="00000000" w:rsidRPr="00000000" w14:paraId="00000B4B">
            <w:pPr>
              <w:rPr/>
            </w:pPr>
            <w:r w:rsidDel="00000000" w:rsidR="00000000" w:rsidRPr="00000000">
              <w:rPr>
                <w:rtl w:val="0"/>
              </w:rPr>
              <w:t xml:space="preserve">Converged with no issues. Model fit: CFI=.998, TLI=.995, RMSEA=.009, SRMR_between=.182. Everything loads as expected, except 2 non-sig loadings in H_self: 13 and 15 (both betas &lt;.3).   </w:t>
            </w:r>
          </w:p>
        </w:tc>
      </w:tr>
      <w:tr>
        <w:trPr>
          <w:cantSplit w:val="0"/>
          <w:tblHeader w:val="0"/>
        </w:trPr>
        <w:tc>
          <w:tcPr/>
          <w:p w:rsidR="00000000" w:rsidDel="00000000" w:rsidP="00000000" w:rsidRDefault="00000000" w:rsidRPr="00000000" w14:paraId="00000B4C">
            <w:pPr>
              <w:rPr/>
            </w:pPr>
            <w:r w:rsidDel="00000000" w:rsidR="00000000" w:rsidRPr="00000000">
              <w:rPr>
                <w:rtl w:val="0"/>
              </w:rPr>
              <w:t xml:space="preserve">Combined model hier + hier</w:t>
            </w:r>
          </w:p>
        </w:tc>
        <w:tc>
          <w:tcPr>
            <w:gridSpan w:val="2"/>
          </w:tcPr>
          <w:p w:rsidR="00000000" w:rsidDel="00000000" w:rsidP="00000000" w:rsidRDefault="00000000" w:rsidRPr="00000000" w14:paraId="00000B4D">
            <w:pPr>
              <w:rPr/>
            </w:pPr>
            <w:r w:rsidDel="00000000" w:rsidR="00000000" w:rsidRPr="00000000">
              <w:rPr>
                <w:rtl w:val="0"/>
              </w:rPr>
              <w:t xml:space="preserve">Model converged but some variances are negative: D_self (-6.078) and H_self (-.006) on level 2. Fixing both variances to 0.01 produces another negative variance – H_other. Fixing this one solved the issues. Model fit:  CFI=.895, TLI=.885, RMSEA=.032, SRMR_within=.048, SRMR_between=.192.</w:t>
            </w:r>
          </w:p>
        </w:tc>
        <w:tc>
          <w:tcPr>
            <w:gridSpan w:val="2"/>
          </w:tcPr>
          <w:p w:rsidR="00000000" w:rsidDel="00000000" w:rsidP="00000000" w:rsidRDefault="00000000" w:rsidRPr="00000000" w14:paraId="00000B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did not converge. </w:t>
            </w:r>
          </w:p>
          <w:p w:rsidR="00000000" w:rsidDel="00000000" w:rsidP="00000000" w:rsidRDefault="00000000" w:rsidRPr="00000000" w14:paraId="00000B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does not converge with “em”, negative variances for D_other on level 1 and D_other and H_other on level 2. </w:t>
            </w:r>
          </w:p>
          <w:p w:rsidR="00000000" w:rsidDel="00000000" w:rsidP="00000000" w:rsidRDefault="00000000" w:rsidRPr="00000000" w14:paraId="00000B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fixing all 3 of these variances to 0.01, model converges with no issues. Model fit: CFI=.889, TLI=.879, RMSEA=.042, SRMR_within=.090, SRMR_between=.221.</w:t>
            </w:r>
          </w:p>
        </w:tc>
      </w:tr>
      <w:tr>
        <w:trPr>
          <w:cantSplit w:val="0"/>
          <w:tblHeader w:val="0"/>
        </w:trPr>
        <w:tc>
          <w:tcPr/>
          <w:p w:rsidR="00000000" w:rsidDel="00000000" w:rsidP="00000000" w:rsidRDefault="00000000" w:rsidRPr="00000000" w14:paraId="00000B53">
            <w:pPr>
              <w:rPr/>
            </w:pPr>
            <w:r w:rsidDel="00000000" w:rsidR="00000000" w:rsidRPr="00000000">
              <w:rPr>
                <w:rtl w:val="0"/>
              </w:rPr>
              <w:t xml:space="preserve">Combined model 6 + 6</w:t>
            </w:r>
          </w:p>
        </w:tc>
        <w:tc>
          <w:tcPr>
            <w:gridSpan w:val="2"/>
          </w:tcPr>
          <w:p w:rsidR="00000000" w:rsidDel="00000000" w:rsidP="00000000" w:rsidRDefault="00000000" w:rsidRPr="00000000" w14:paraId="00000B54">
            <w:pPr>
              <w:rPr/>
            </w:pPr>
            <w:r w:rsidDel="00000000" w:rsidR="00000000" w:rsidRPr="00000000">
              <w:rPr>
                <w:rtl w:val="0"/>
              </w:rPr>
              <w:t xml:space="preserve">Model converges with no issues. Model fit:  CFI=.901, TLI=.890, RMSEA=.031, SRMR_within=.046, SRMR_between=.193. Level 1: everything loads as expected, the highest correlation is F_self~F_other=.851. Level 2: one non-sig loading in H_self with beta &lt; .3. highest correlations: H_self ~ H_other = 1.035, H_other ~ F_other = .952 </w:t>
            </w:r>
          </w:p>
        </w:tc>
        <w:tc>
          <w:tcPr>
            <w:gridSpan w:val="2"/>
          </w:tcPr>
          <w:p w:rsidR="00000000" w:rsidDel="00000000" w:rsidP="00000000" w:rsidRDefault="00000000" w:rsidRPr="00000000" w14:paraId="00000B56">
            <w:pPr>
              <w:rPr/>
            </w:pPr>
            <w:r w:rsidDel="00000000" w:rsidR="00000000" w:rsidRPr="00000000">
              <w:rPr>
                <w:rtl w:val="0"/>
              </w:rPr>
              <w:t xml:space="preserve">Model converges with no issues. Model fit:  CFI=.900, TLI=.889, RMSEA=.041, SRMR_within=.084, SRMR_between=.181. Level 1: everything loads as expected, the highest correlation is F_self~F_other=.873. Level 2: two non-sig loading in H_self (13 &amp; 15) with beta &lt; .3, and one borderline in H_other (20, p=0.050,beta=.271). Highest correlation: F_self ~ F_other = .969 </w:t>
            </w:r>
          </w:p>
        </w:tc>
      </w:tr>
      <w:tr>
        <w:trPr>
          <w:cantSplit w:val="0"/>
          <w:tblHeader w:val="0"/>
        </w:trPr>
        <w:tc>
          <w:tcPr/>
          <w:p w:rsidR="00000000" w:rsidDel="00000000" w:rsidP="00000000" w:rsidRDefault="00000000" w:rsidRPr="00000000" w14:paraId="00000B58">
            <w:pPr>
              <w:rPr/>
            </w:pPr>
            <w:r w:rsidDel="00000000" w:rsidR="00000000" w:rsidRPr="00000000">
              <w:rPr>
                <w:rtl w:val="0"/>
              </w:rPr>
              <w:t xml:space="preserve">Combined model 3 + 3</w:t>
            </w:r>
          </w:p>
        </w:tc>
        <w:tc>
          <w:tcPr>
            <w:gridSpan w:val="2"/>
          </w:tcPr>
          <w:p w:rsidR="00000000" w:rsidDel="00000000" w:rsidP="00000000" w:rsidRDefault="00000000" w:rsidRPr="00000000" w14:paraId="00000B59">
            <w:pPr>
              <w:rPr/>
            </w:pPr>
            <w:r w:rsidDel="00000000" w:rsidR="00000000" w:rsidRPr="00000000">
              <w:rPr>
                <w:rtl w:val="0"/>
              </w:rPr>
              <w:t xml:space="preserve">Model converges with no issues. Model fit:  CFI=.845, TLI=.832, RMSEA=.038, SRMR_within=.054, SRMR_between=.199.</w:t>
            </w:r>
          </w:p>
        </w:tc>
        <w:tc>
          <w:tcPr>
            <w:gridSpan w:val="2"/>
          </w:tcPr>
          <w:p w:rsidR="00000000" w:rsidDel="00000000" w:rsidP="00000000" w:rsidRDefault="00000000" w:rsidRPr="00000000" w14:paraId="00000B5B">
            <w:pPr>
              <w:rPr/>
            </w:pPr>
            <w:r w:rsidDel="00000000" w:rsidR="00000000" w:rsidRPr="00000000">
              <w:rPr>
                <w:rtl w:val="0"/>
              </w:rPr>
              <w:t xml:space="preserve">Model converges with no issues. Model fit:  CFI=.838, TLI=.825, RMSEA=.051, SRMR_within=.093, SRMR_between=.231. Level 1 – all loadings as expected. Level 2 – same problematic loadings. </w:t>
            </w:r>
          </w:p>
        </w:tc>
      </w:tr>
      <w:tr>
        <w:trPr>
          <w:cantSplit w:val="0"/>
          <w:tblHeader w:val="0"/>
        </w:trPr>
        <w:tc>
          <w:tcPr/>
          <w:p w:rsidR="00000000" w:rsidDel="00000000" w:rsidP="00000000" w:rsidRDefault="00000000" w:rsidRPr="00000000" w14:paraId="00000B5D">
            <w:pPr>
              <w:rPr/>
            </w:pPr>
            <w:r w:rsidDel="00000000" w:rsidR="00000000" w:rsidRPr="00000000">
              <w:rPr>
                <w:rtl w:val="0"/>
              </w:rPr>
              <w:t xml:space="preserve">Combined model 6 + 3</w:t>
            </w:r>
          </w:p>
        </w:tc>
        <w:tc>
          <w:tcPr>
            <w:gridSpan w:val="2"/>
          </w:tcPr>
          <w:p w:rsidR="00000000" w:rsidDel="00000000" w:rsidP="00000000" w:rsidRDefault="00000000" w:rsidRPr="00000000" w14:paraId="00000B5E">
            <w:pPr>
              <w:rPr/>
            </w:pPr>
            <w:r w:rsidDel="00000000" w:rsidR="00000000" w:rsidRPr="00000000">
              <w:rPr>
                <w:rtl w:val="0"/>
              </w:rPr>
              <w:t xml:space="preserve">Model converges with no issues. Model fit:  CFI=.901, TLI=.891, RMSEA=.031, SRMR_within=.046, SRMR_between=.198. Level 1: everything loads as expected, the highest correlation is F_self~F_other=.851. Level 2: one non-sig loading in D and 2 non-sig loadings in H, all with betas&lt;.3. Highest correlation is H~F=.963</w:t>
            </w:r>
          </w:p>
        </w:tc>
        <w:tc>
          <w:tcPr>
            <w:gridSpan w:val="2"/>
          </w:tcPr>
          <w:p w:rsidR="00000000" w:rsidDel="00000000" w:rsidP="00000000" w:rsidRDefault="00000000" w:rsidRPr="00000000" w14:paraId="00000B60">
            <w:pPr>
              <w:rPr/>
            </w:pPr>
            <w:r w:rsidDel="00000000" w:rsidR="00000000" w:rsidRPr="00000000">
              <w:rPr>
                <w:rtl w:val="0"/>
              </w:rPr>
              <w:t xml:space="preserve">Model converges with no issues. Model fit:  CFI=.899, TLI=.889, RMSEA=.040, SRMR_within=.084, SRMR_between=.230. Level 1: everything loads as expected, the highest correlation is F_self~F_other=.873. Level 2: three non-sig loadings as before: 13, 15, 20, all with betas&lt;.3. Highest correlation is H~F=.760.</w:t>
            </w:r>
          </w:p>
        </w:tc>
      </w:tr>
      <w:tr>
        <w:trPr>
          <w:cantSplit w:val="0"/>
          <w:tblHeader w:val="0"/>
        </w:trPr>
        <w:tc>
          <w:tcPr/>
          <w:p w:rsidR="00000000" w:rsidDel="00000000" w:rsidP="00000000" w:rsidRDefault="00000000" w:rsidRPr="00000000" w14:paraId="00000B62">
            <w:pPr>
              <w:rPr/>
            </w:pPr>
            <w:r w:rsidDel="00000000" w:rsidR="00000000" w:rsidRPr="00000000">
              <w:rPr>
                <w:rtl w:val="0"/>
              </w:rPr>
              <w:t xml:space="preserve">Combined model 6 + 3, modified to exclude item 13 (“People should never tolerate being disrespected”)</w:t>
            </w:r>
          </w:p>
        </w:tc>
        <w:tc>
          <w:tcPr>
            <w:gridSpan w:val="2"/>
          </w:tcPr>
          <w:p w:rsidR="00000000" w:rsidDel="00000000" w:rsidP="00000000" w:rsidRDefault="00000000" w:rsidRPr="00000000" w14:paraId="00000B63">
            <w:pPr>
              <w:rPr/>
            </w:pPr>
            <w:r w:rsidDel="00000000" w:rsidR="00000000" w:rsidRPr="00000000">
              <w:rPr>
                <w:rtl w:val="0"/>
              </w:rPr>
              <w:t xml:space="preserve">Model converged with no issues. Model fit:  CFI=.912, TLI=.903, RMSEA=.030, SRMR_within=.041, SRMR_between=.194. Everything loads as expected, except for 2 non-sig loadings at Level 2 as above: item 4 for D and 20 for H.</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Significant improvement compared to previous model: ΔCFI=.011, ΔRMSEA=.001</w:t>
            </w:r>
          </w:p>
        </w:tc>
        <w:tc>
          <w:tcPr>
            <w:gridSpan w:val="2"/>
          </w:tcPr>
          <w:p w:rsidR="00000000" w:rsidDel="00000000" w:rsidP="00000000" w:rsidRDefault="00000000" w:rsidRPr="00000000" w14:paraId="00000B67">
            <w:pPr>
              <w:rPr/>
            </w:pPr>
            <w:r w:rsidDel="00000000" w:rsidR="00000000" w:rsidRPr="00000000">
              <w:rPr>
                <w:rtl w:val="0"/>
              </w:rPr>
              <w:t xml:space="preserve">Model converges with no issues. Model fit:  CFI=.911, TLI=.902, RMSEA=.039, SRMR_within=.077, SRMR_between=.234. All loadings as expected, except non-sig loadings of 15 and 20 at Level 2, same as above. </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Significant improvement compared to previous model: ΔCFI=.012, ΔRMSEA=.001</w:t>
            </w:r>
          </w:p>
        </w:tc>
      </w:tr>
      <w:tr>
        <w:trPr>
          <w:cantSplit w:val="0"/>
          <w:tblHeader w:val="0"/>
        </w:trPr>
        <w:tc>
          <w:tcPr/>
          <w:p w:rsidR="00000000" w:rsidDel="00000000" w:rsidP="00000000" w:rsidRDefault="00000000" w:rsidRPr="00000000" w14:paraId="00000B6B">
            <w:pPr>
              <w:rPr/>
            </w:pPr>
            <w:r w:rsidDel="00000000" w:rsidR="00000000" w:rsidRPr="00000000">
              <w:rPr>
                <w:rtl w:val="0"/>
              </w:rPr>
              <w:t xml:space="preserve">Combined model 6 + 3, modified to exclude items 13 (“People should never tolerate being disrespected”) and 20 (“If a person's friend's reputation is questioned, they should come to their defense”)</w:t>
            </w:r>
          </w:p>
        </w:tc>
        <w:tc>
          <w:tcPr>
            <w:gridSpan w:val="2"/>
          </w:tcPr>
          <w:p w:rsidR="00000000" w:rsidDel="00000000" w:rsidP="00000000" w:rsidRDefault="00000000" w:rsidRPr="00000000" w14:paraId="00000B6C">
            <w:pPr>
              <w:rPr/>
            </w:pPr>
            <w:r w:rsidDel="00000000" w:rsidR="00000000" w:rsidRPr="00000000">
              <w:rPr>
                <w:rtl w:val="0"/>
              </w:rPr>
              <w:t xml:space="preserve">Model converged with no issues. Model fit:  CFI=.919, TLI=.910, RMSEA=.029, SRMR_within=.039, SRMR_between=.192. Everything loads as expected, except for item 4 on D at Level 2.</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Non-significant improvement compared to previous model: ΔCFI=.007, ΔRMSEA=.001</w:t>
            </w:r>
          </w:p>
        </w:tc>
        <w:tc>
          <w:tcPr>
            <w:gridSpan w:val="2"/>
          </w:tcPr>
          <w:p w:rsidR="00000000" w:rsidDel="00000000" w:rsidP="00000000" w:rsidRDefault="00000000" w:rsidRPr="00000000" w14:paraId="00000B70">
            <w:pPr>
              <w:rPr/>
            </w:pPr>
            <w:r w:rsidDel="00000000" w:rsidR="00000000" w:rsidRPr="00000000">
              <w:rPr>
                <w:rtl w:val="0"/>
              </w:rPr>
              <w:t xml:space="preserve">Model converges with no issues. Model fit:  CFI=.917, TLI=.908, RMSEA=.039, SRMR_within=.076, SRMR_between=.240. All loadings as expected, except non-sig loading of 15 at Level 2. </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Non-significant improvement compared to previous model: ΔCFI=.006, ΔRMSEA&lt;.001</w:t>
            </w:r>
          </w:p>
        </w:tc>
      </w:tr>
    </w:tbl>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Main study: Measurement invariance via alignment optimization</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To test whether the questionnaire has the same factor structure and whether the scores can be compared across world regions, we tested the scale’s approximate measurement invariance using alignment optimization. To be able to use the full sample, increase the statistical power of the test, and avoid convergence issues, we used clusters of world regions instead of individual countries as a grouping variable in these tests. </w:t>
      </w:r>
      <w:r w:rsidDel="00000000" w:rsidR="00000000" w:rsidRPr="00000000">
        <w:rPr>
          <w:highlight w:val="yellow"/>
          <w:rtl w:val="0"/>
        </w:rPr>
        <w:t xml:space="preserve">Table S..</w:t>
      </w:r>
      <w:r w:rsidDel="00000000" w:rsidR="00000000" w:rsidRPr="00000000">
        <w:rPr>
          <w:rtl w:val="0"/>
        </w:rPr>
        <w:t xml:space="preserve"> shows how countries were clustered in line with </w:t>
      </w:r>
      <w:r w:rsidDel="00000000" w:rsidR="00000000" w:rsidRPr="00000000">
        <w:rPr>
          <w:highlight w:val="yellow"/>
          <w:rtl w:val="0"/>
        </w:rPr>
        <w:t xml:space="preserve">(ref)</w:t>
      </w:r>
      <w:r w:rsidDel="00000000" w:rsidR="00000000" w:rsidRPr="00000000">
        <w:rPr>
          <w:rtl w:val="0"/>
        </w:rPr>
        <w:t xml:space="preserve">. We first performed a multiple-group CFA (MGCFA) to establish configural invariance. </w:t>
      </w:r>
      <w:r w:rsidDel="00000000" w:rsidR="00000000" w:rsidRPr="00000000">
        <w:rPr>
          <w:highlight w:val="yellow"/>
          <w:rtl w:val="0"/>
        </w:rPr>
        <w:t xml:space="preserve">[results of MGCFA]</w:t>
      </w: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b w:val="1"/>
          <w:bCs w:val="1"/>
          <w:highlight w:val="yellow"/>
          <w:rtl w:val="0"/>
        </w:rPr>
        <w:t xml:space="preserve">Table S..</w:t>
      </w:r>
      <w:r w:rsidDel="00000000" w:rsidR="00000000" w:rsidRPr="00000000">
        <w:rPr>
          <w:rtl w:val="0"/>
        </w:rPr>
        <w:t xml:space="preserve"> Countries clustered by world region</w:t>
      </w:r>
    </w:p>
    <w:p w:rsidR="00000000" w:rsidDel="00000000" w:rsidP="00000000" w:rsidRDefault="00000000" w:rsidRPr="00000000" w14:paraId="00000B7B">
      <w:pPr>
        <w:rPr>
          <w:b w:val="1"/>
          <w:bCs w:val="1"/>
        </w:rPr>
      </w:pPr>
      <w:r w:rsidDel="00000000" w:rsidR="00000000" w:rsidRPr="00000000">
        <w:rPr>
          <w:rtl w:val="0"/>
        </w:rPr>
      </w:r>
    </w:p>
    <w:tbl>
      <w:tblPr>
        <w:tblStyle w:val="Table24"/>
        <w:tblW w:w="51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5"/>
        <w:gridCol w:w="2416"/>
        <w:tblGridChange w:id="0">
          <w:tblGrid>
            <w:gridCol w:w="2725"/>
            <w:gridCol w:w="2416"/>
          </w:tblGrid>
        </w:tblGridChange>
      </w:tblGrid>
      <w:tr>
        <w:trPr>
          <w:cantSplit w:val="0"/>
          <w:tblHeader w:val="0"/>
        </w:trPr>
        <w:tc>
          <w:tcPr/>
          <w:p w:rsidR="00000000" w:rsidDel="00000000" w:rsidP="00000000" w:rsidRDefault="00000000" w:rsidRPr="00000000" w14:paraId="00000B7C">
            <w:pPr>
              <w:rPr>
                <w:b w:val="1"/>
                <w:bCs w:val="1"/>
              </w:rPr>
            </w:pPr>
            <w:r w:rsidDel="00000000" w:rsidR="00000000" w:rsidRPr="00000000">
              <w:rPr>
                <w:b w:val="1"/>
                <w:bCs w:val="1"/>
                <w:rtl w:val="0"/>
              </w:rPr>
              <w:t xml:space="preserve">Region (n sample size)</w:t>
            </w:r>
          </w:p>
        </w:tc>
        <w:tc>
          <w:tcPr/>
          <w:p w:rsidR="00000000" w:rsidDel="00000000" w:rsidP="00000000" w:rsidRDefault="00000000" w:rsidRPr="00000000" w14:paraId="00000B7D">
            <w:pPr>
              <w:rPr>
                <w:b w:val="1"/>
                <w:bCs w:val="1"/>
              </w:rPr>
            </w:pPr>
            <w:r w:rsidDel="00000000" w:rsidR="00000000" w:rsidRPr="00000000">
              <w:rPr>
                <w:b w:val="1"/>
                <w:bCs w:val="1"/>
                <w:rtl w:val="0"/>
              </w:rPr>
              <w:t xml:space="preserve">Countries</w:t>
            </w:r>
          </w:p>
        </w:tc>
      </w:tr>
      <w:tr>
        <w:trPr>
          <w:cantSplit w:val="0"/>
          <w:tblHeader w:val="0"/>
        </w:trPr>
        <w:tc>
          <w:tcPr/>
          <w:p w:rsidR="00000000" w:rsidDel="00000000" w:rsidP="00000000" w:rsidRDefault="00000000" w:rsidRPr="00000000" w14:paraId="00000B7E">
            <w:pPr>
              <w:rPr/>
            </w:pPr>
            <w:r w:rsidDel="00000000" w:rsidR="00000000" w:rsidRPr="00000000">
              <w:rPr>
                <w:rtl w:val="0"/>
              </w:rPr>
              <w:t xml:space="preserve">Africa (n=4270)</w:t>
            </w:r>
          </w:p>
        </w:tc>
        <w:tc>
          <w:tcPr/>
          <w:p w:rsidR="00000000" w:rsidDel="00000000" w:rsidP="00000000" w:rsidRDefault="00000000" w:rsidRPr="00000000" w14:paraId="00000B7F">
            <w:pPr>
              <w:rPr/>
            </w:pPr>
            <w:r w:rsidDel="00000000" w:rsidR="00000000" w:rsidRPr="00000000">
              <w:rPr>
                <w:rtl w:val="0"/>
              </w:rPr>
              <w:t xml:space="preserve">Cameroon</w:t>
            </w:r>
          </w:p>
          <w:p w:rsidR="00000000" w:rsidDel="00000000" w:rsidP="00000000" w:rsidRDefault="00000000" w:rsidRPr="00000000" w14:paraId="00000B80">
            <w:pPr>
              <w:rPr/>
            </w:pPr>
            <w:r w:rsidDel="00000000" w:rsidR="00000000" w:rsidRPr="00000000">
              <w:rPr>
                <w:rtl w:val="0"/>
              </w:rPr>
              <w:t xml:space="preserve">Ethiopia</w:t>
            </w:r>
          </w:p>
          <w:p w:rsidR="00000000" w:rsidDel="00000000" w:rsidP="00000000" w:rsidRDefault="00000000" w:rsidRPr="00000000" w14:paraId="00000B81">
            <w:pPr>
              <w:rPr/>
            </w:pPr>
            <w:r w:rsidDel="00000000" w:rsidR="00000000" w:rsidRPr="00000000">
              <w:rPr>
                <w:rtl w:val="0"/>
              </w:rPr>
              <w:t xml:space="preserve">Kenya</w:t>
            </w:r>
          </w:p>
          <w:p w:rsidR="00000000" w:rsidDel="00000000" w:rsidP="00000000" w:rsidRDefault="00000000" w:rsidRPr="00000000" w14:paraId="00000B82">
            <w:pPr>
              <w:rPr/>
            </w:pPr>
            <w:r w:rsidDel="00000000" w:rsidR="00000000" w:rsidRPr="00000000">
              <w:rPr>
                <w:rtl w:val="0"/>
              </w:rPr>
              <w:t xml:space="preserve">Namibia</w:t>
            </w:r>
          </w:p>
          <w:p w:rsidR="00000000" w:rsidDel="00000000" w:rsidP="00000000" w:rsidRDefault="00000000" w:rsidRPr="00000000" w14:paraId="00000B83">
            <w:pPr>
              <w:rPr/>
            </w:pPr>
            <w:r w:rsidDel="00000000" w:rsidR="00000000" w:rsidRPr="00000000">
              <w:rPr>
                <w:rtl w:val="0"/>
              </w:rPr>
              <w:t xml:space="preserve">Nigeria</w:t>
            </w:r>
          </w:p>
          <w:p w:rsidR="00000000" w:rsidDel="00000000" w:rsidP="00000000" w:rsidRDefault="00000000" w:rsidRPr="00000000" w14:paraId="00000B84">
            <w:pPr>
              <w:rPr/>
            </w:pPr>
            <w:r w:rsidDel="00000000" w:rsidR="00000000" w:rsidRPr="00000000">
              <w:rPr>
                <w:rtl w:val="0"/>
              </w:rPr>
              <w:t xml:space="preserve">South Africa</w:t>
            </w:r>
          </w:p>
          <w:p w:rsidR="00000000" w:rsidDel="00000000" w:rsidP="00000000" w:rsidRDefault="00000000" w:rsidRPr="00000000" w14:paraId="00000B85">
            <w:pPr>
              <w:rPr/>
            </w:pPr>
            <w:r w:rsidDel="00000000" w:rsidR="00000000" w:rsidRPr="00000000">
              <w:rPr>
                <w:rtl w:val="0"/>
              </w:rPr>
              <w:t xml:space="preserve">Ghana</w:t>
            </w:r>
          </w:p>
        </w:tc>
      </w:tr>
      <w:tr>
        <w:trPr>
          <w:cantSplit w:val="0"/>
          <w:tblHeader w:val="0"/>
        </w:trPr>
        <w:tc>
          <w:tcPr/>
          <w:p w:rsidR="00000000" w:rsidDel="00000000" w:rsidP="00000000" w:rsidRDefault="00000000" w:rsidRPr="00000000" w14:paraId="00000B86">
            <w:pPr>
              <w:rPr/>
            </w:pPr>
            <w:r w:rsidDel="00000000" w:rsidR="00000000" w:rsidRPr="00000000">
              <w:rPr>
                <w:rtl w:val="0"/>
              </w:rPr>
              <w:t xml:space="preserve">Anglo-Saxon (n=3999)</w:t>
            </w:r>
          </w:p>
        </w:tc>
        <w:tc>
          <w:tcPr/>
          <w:p w:rsidR="00000000" w:rsidDel="00000000" w:rsidP="00000000" w:rsidRDefault="00000000" w:rsidRPr="00000000" w14:paraId="00000B87">
            <w:pPr>
              <w:rPr/>
            </w:pPr>
            <w:r w:rsidDel="00000000" w:rsidR="00000000" w:rsidRPr="00000000">
              <w:rPr>
                <w:rtl w:val="0"/>
              </w:rPr>
              <w:t xml:space="preserve">Australia</w:t>
            </w:r>
          </w:p>
          <w:p w:rsidR="00000000" w:rsidDel="00000000" w:rsidP="00000000" w:rsidRDefault="00000000" w:rsidRPr="00000000" w14:paraId="00000B88">
            <w:pPr>
              <w:rPr/>
            </w:pPr>
            <w:r w:rsidDel="00000000" w:rsidR="00000000" w:rsidRPr="00000000">
              <w:rPr>
                <w:rtl w:val="0"/>
              </w:rPr>
              <w:t xml:space="preserve">Canada</w:t>
            </w:r>
          </w:p>
          <w:p w:rsidR="00000000" w:rsidDel="00000000" w:rsidP="00000000" w:rsidRDefault="00000000" w:rsidRPr="00000000" w14:paraId="00000B89">
            <w:pPr>
              <w:rPr/>
            </w:pPr>
            <w:r w:rsidDel="00000000" w:rsidR="00000000" w:rsidRPr="00000000">
              <w:rPr>
                <w:rtl w:val="0"/>
              </w:rPr>
              <w:t xml:space="preserve">New Zealand</w:t>
            </w:r>
          </w:p>
          <w:p w:rsidR="00000000" w:rsidDel="00000000" w:rsidP="00000000" w:rsidRDefault="00000000" w:rsidRPr="00000000" w14:paraId="00000B8A">
            <w:pPr>
              <w:rPr/>
            </w:pPr>
            <w:r w:rsidDel="00000000" w:rsidR="00000000" w:rsidRPr="00000000">
              <w:rPr>
                <w:rtl w:val="0"/>
              </w:rPr>
              <w:t xml:space="preserve">Ireland</w:t>
            </w:r>
          </w:p>
          <w:p w:rsidR="00000000" w:rsidDel="00000000" w:rsidP="00000000" w:rsidRDefault="00000000" w:rsidRPr="00000000" w14:paraId="00000B8B">
            <w:pPr>
              <w:rPr/>
            </w:pPr>
            <w:r w:rsidDel="00000000" w:rsidR="00000000" w:rsidRPr="00000000">
              <w:rPr>
                <w:rtl w:val="0"/>
              </w:rPr>
              <w:t xml:space="preserve">UK</w:t>
            </w:r>
          </w:p>
          <w:p w:rsidR="00000000" w:rsidDel="00000000" w:rsidP="00000000" w:rsidRDefault="00000000" w:rsidRPr="00000000" w14:paraId="00000B8C">
            <w:pPr>
              <w:rPr/>
            </w:pPr>
            <w:r w:rsidDel="00000000" w:rsidR="00000000" w:rsidRPr="00000000">
              <w:rPr>
                <w:rtl w:val="0"/>
              </w:rPr>
              <w:t xml:space="preserve">US</w:t>
            </w:r>
          </w:p>
        </w:tc>
      </w:tr>
      <w:tr>
        <w:trPr>
          <w:cantSplit w:val="0"/>
          <w:tblHeader w:val="0"/>
        </w:trPr>
        <w:tc>
          <w:tcPr/>
          <w:p w:rsidR="00000000" w:rsidDel="00000000" w:rsidP="00000000" w:rsidRDefault="00000000" w:rsidRPr="00000000" w14:paraId="00000B8D">
            <w:pPr>
              <w:rPr/>
            </w:pPr>
            <w:r w:rsidDel="00000000" w:rsidR="00000000" w:rsidRPr="00000000">
              <w:rPr>
                <w:rtl w:val="0"/>
              </w:rPr>
              <w:t xml:space="preserve">Confucian (n=1645) </w:t>
            </w:r>
          </w:p>
        </w:tc>
        <w:tc>
          <w:tcPr/>
          <w:p w:rsidR="00000000" w:rsidDel="00000000" w:rsidP="00000000" w:rsidRDefault="00000000" w:rsidRPr="00000000" w14:paraId="00000B8E">
            <w:pPr>
              <w:rPr/>
            </w:pPr>
            <w:r w:rsidDel="00000000" w:rsidR="00000000" w:rsidRPr="00000000">
              <w:rPr>
                <w:rtl w:val="0"/>
              </w:rPr>
              <w:t xml:space="preserve">China </w:t>
            </w:r>
          </w:p>
          <w:p w:rsidR="00000000" w:rsidDel="00000000" w:rsidP="00000000" w:rsidRDefault="00000000" w:rsidRPr="00000000" w14:paraId="00000B8F">
            <w:pPr>
              <w:rPr/>
            </w:pPr>
            <w:r w:rsidDel="00000000" w:rsidR="00000000" w:rsidRPr="00000000">
              <w:rPr>
                <w:rtl w:val="0"/>
              </w:rPr>
              <w:t xml:space="preserve">Japan</w:t>
            </w:r>
          </w:p>
          <w:p w:rsidR="00000000" w:rsidDel="00000000" w:rsidP="00000000" w:rsidRDefault="00000000" w:rsidRPr="00000000" w14:paraId="00000B90">
            <w:pPr>
              <w:rPr/>
            </w:pPr>
            <w:r w:rsidDel="00000000" w:rsidR="00000000" w:rsidRPr="00000000">
              <w:rPr>
                <w:rtl w:val="0"/>
              </w:rPr>
              <w:t xml:space="preserve">Singapore </w:t>
            </w:r>
          </w:p>
          <w:p w:rsidR="00000000" w:rsidDel="00000000" w:rsidP="00000000" w:rsidRDefault="00000000" w:rsidRPr="00000000" w14:paraId="00000B91">
            <w:pPr>
              <w:rPr/>
            </w:pPr>
            <w:r w:rsidDel="00000000" w:rsidR="00000000" w:rsidRPr="00000000">
              <w:rPr>
                <w:rtl w:val="0"/>
              </w:rPr>
              <w:t xml:space="preserve">Hong Kong </w:t>
            </w:r>
          </w:p>
          <w:p w:rsidR="00000000" w:rsidDel="00000000" w:rsidP="00000000" w:rsidRDefault="00000000" w:rsidRPr="00000000" w14:paraId="00000B92">
            <w:pPr>
              <w:rPr/>
            </w:pPr>
            <w:r w:rsidDel="00000000" w:rsidR="00000000" w:rsidRPr="00000000">
              <w:rPr>
                <w:rtl w:val="0"/>
              </w:rPr>
              <w:t xml:space="preserve">Taiwan </w:t>
            </w:r>
          </w:p>
          <w:p w:rsidR="00000000" w:rsidDel="00000000" w:rsidP="00000000" w:rsidRDefault="00000000" w:rsidRPr="00000000" w14:paraId="00000B93">
            <w:pPr>
              <w:rPr/>
            </w:pPr>
            <w:r w:rsidDel="00000000" w:rsidR="00000000" w:rsidRPr="00000000">
              <w:rPr>
                <w:rtl w:val="0"/>
              </w:rPr>
              <w:t xml:space="preserve">Vietnam </w:t>
            </w:r>
          </w:p>
        </w:tc>
      </w:tr>
      <w:tr>
        <w:trPr>
          <w:cantSplit w:val="0"/>
          <w:tblHeader w:val="0"/>
        </w:trPr>
        <w:tc>
          <w:tcPr/>
          <w:p w:rsidR="00000000" w:rsidDel="00000000" w:rsidP="00000000" w:rsidRDefault="00000000" w:rsidRPr="00000000" w14:paraId="00000B94">
            <w:pPr>
              <w:rPr/>
            </w:pPr>
            <w:r w:rsidDel="00000000" w:rsidR="00000000" w:rsidRPr="00000000">
              <w:rPr>
                <w:rtl w:val="0"/>
              </w:rPr>
              <w:t xml:space="preserve">Eastern Europe (n=5898)</w:t>
            </w:r>
          </w:p>
        </w:tc>
        <w:tc>
          <w:tcPr/>
          <w:p w:rsidR="00000000" w:rsidDel="00000000" w:rsidP="00000000" w:rsidRDefault="00000000" w:rsidRPr="00000000" w14:paraId="00000B95">
            <w:pPr>
              <w:rPr/>
            </w:pPr>
            <w:r w:rsidDel="00000000" w:rsidR="00000000" w:rsidRPr="00000000">
              <w:rPr>
                <w:rtl w:val="0"/>
              </w:rPr>
              <w:t xml:space="preserve">Armenia</w:t>
            </w:r>
          </w:p>
          <w:p w:rsidR="00000000" w:rsidDel="00000000" w:rsidP="00000000" w:rsidRDefault="00000000" w:rsidRPr="00000000" w14:paraId="00000B96">
            <w:pPr>
              <w:rPr/>
            </w:pPr>
            <w:r w:rsidDel="00000000" w:rsidR="00000000" w:rsidRPr="00000000">
              <w:rPr>
                <w:rtl w:val="0"/>
              </w:rPr>
              <w:t xml:space="preserve">Bosnia &amp; Herzegovina</w:t>
            </w:r>
          </w:p>
          <w:p w:rsidR="00000000" w:rsidDel="00000000" w:rsidP="00000000" w:rsidRDefault="00000000" w:rsidRPr="00000000" w14:paraId="00000B97">
            <w:pPr>
              <w:rPr/>
            </w:pPr>
            <w:r w:rsidDel="00000000" w:rsidR="00000000" w:rsidRPr="00000000">
              <w:rPr>
                <w:rtl w:val="0"/>
              </w:rPr>
              <w:t xml:space="preserve">Bulgaria</w:t>
            </w:r>
          </w:p>
          <w:p w:rsidR="00000000" w:rsidDel="00000000" w:rsidP="00000000" w:rsidRDefault="00000000" w:rsidRPr="00000000" w14:paraId="00000B98">
            <w:pPr>
              <w:rPr/>
            </w:pPr>
            <w:r w:rsidDel="00000000" w:rsidR="00000000" w:rsidRPr="00000000">
              <w:rPr>
                <w:rtl w:val="0"/>
              </w:rPr>
              <w:t xml:space="preserve">Croatia</w:t>
            </w:r>
          </w:p>
          <w:p w:rsidR="00000000" w:rsidDel="00000000" w:rsidP="00000000" w:rsidRDefault="00000000" w:rsidRPr="00000000" w14:paraId="00000B99">
            <w:pPr>
              <w:rPr/>
            </w:pPr>
            <w:r w:rsidDel="00000000" w:rsidR="00000000" w:rsidRPr="00000000">
              <w:rPr>
                <w:rtl w:val="0"/>
              </w:rPr>
              <w:t xml:space="preserve">Czechia</w:t>
            </w:r>
          </w:p>
          <w:p w:rsidR="00000000" w:rsidDel="00000000" w:rsidP="00000000" w:rsidRDefault="00000000" w:rsidRPr="00000000" w14:paraId="00000B9A">
            <w:pPr>
              <w:rPr/>
            </w:pPr>
            <w:r w:rsidDel="00000000" w:rsidR="00000000" w:rsidRPr="00000000">
              <w:rPr>
                <w:rtl w:val="0"/>
              </w:rPr>
              <w:t xml:space="preserve">Georgia</w:t>
            </w:r>
          </w:p>
          <w:p w:rsidR="00000000" w:rsidDel="00000000" w:rsidP="00000000" w:rsidRDefault="00000000" w:rsidRPr="00000000" w14:paraId="00000B9B">
            <w:pPr>
              <w:rPr/>
            </w:pPr>
            <w:r w:rsidDel="00000000" w:rsidR="00000000" w:rsidRPr="00000000">
              <w:rPr>
                <w:rtl w:val="0"/>
              </w:rPr>
              <w:t xml:space="preserve">Greece</w:t>
            </w:r>
          </w:p>
          <w:p w:rsidR="00000000" w:rsidDel="00000000" w:rsidP="00000000" w:rsidRDefault="00000000" w:rsidRPr="00000000" w14:paraId="00000B9C">
            <w:pPr>
              <w:rPr/>
            </w:pPr>
            <w:r w:rsidDel="00000000" w:rsidR="00000000" w:rsidRPr="00000000">
              <w:rPr>
                <w:rtl w:val="0"/>
              </w:rPr>
              <w:t xml:space="preserve">Hungary</w:t>
            </w:r>
          </w:p>
          <w:p w:rsidR="00000000" w:rsidDel="00000000" w:rsidP="00000000" w:rsidRDefault="00000000" w:rsidRPr="00000000" w14:paraId="00000B9D">
            <w:pPr>
              <w:rPr/>
            </w:pPr>
            <w:r w:rsidDel="00000000" w:rsidR="00000000" w:rsidRPr="00000000">
              <w:rPr>
                <w:rtl w:val="0"/>
              </w:rPr>
              <w:t xml:space="preserve">Kosovo</w:t>
            </w:r>
          </w:p>
          <w:p w:rsidR="00000000" w:rsidDel="00000000" w:rsidP="00000000" w:rsidRDefault="00000000" w:rsidRPr="00000000" w14:paraId="00000B9E">
            <w:pPr>
              <w:rPr/>
            </w:pPr>
            <w:r w:rsidDel="00000000" w:rsidR="00000000" w:rsidRPr="00000000">
              <w:rPr>
                <w:rtl w:val="0"/>
              </w:rPr>
              <w:t xml:space="preserve">North Macedonia</w:t>
            </w:r>
          </w:p>
          <w:p w:rsidR="00000000" w:rsidDel="00000000" w:rsidP="00000000" w:rsidRDefault="00000000" w:rsidRPr="00000000" w14:paraId="00000B9F">
            <w:pPr>
              <w:rPr/>
            </w:pPr>
            <w:r w:rsidDel="00000000" w:rsidR="00000000" w:rsidRPr="00000000">
              <w:rPr>
                <w:rtl w:val="0"/>
              </w:rPr>
              <w:t xml:space="preserve">Poland</w:t>
            </w:r>
          </w:p>
          <w:p w:rsidR="00000000" w:rsidDel="00000000" w:rsidP="00000000" w:rsidRDefault="00000000" w:rsidRPr="00000000" w14:paraId="00000BA0">
            <w:pPr>
              <w:rPr/>
            </w:pPr>
            <w:r w:rsidDel="00000000" w:rsidR="00000000" w:rsidRPr="00000000">
              <w:rPr>
                <w:rtl w:val="0"/>
              </w:rPr>
              <w:t xml:space="preserve">Russia</w:t>
            </w:r>
          </w:p>
          <w:p w:rsidR="00000000" w:rsidDel="00000000" w:rsidP="00000000" w:rsidRDefault="00000000" w:rsidRPr="00000000" w14:paraId="00000BA1">
            <w:pPr>
              <w:rPr/>
            </w:pPr>
            <w:r w:rsidDel="00000000" w:rsidR="00000000" w:rsidRPr="00000000">
              <w:rPr>
                <w:rtl w:val="0"/>
              </w:rPr>
              <w:t xml:space="preserve">Serbia</w:t>
            </w:r>
          </w:p>
          <w:p w:rsidR="00000000" w:rsidDel="00000000" w:rsidP="00000000" w:rsidRDefault="00000000" w:rsidRPr="00000000" w14:paraId="00000BA2">
            <w:pPr>
              <w:rPr/>
            </w:pPr>
            <w:r w:rsidDel="00000000" w:rsidR="00000000" w:rsidRPr="00000000">
              <w:rPr>
                <w:rtl w:val="0"/>
              </w:rPr>
              <w:t xml:space="preserve">Slovakia</w:t>
            </w:r>
          </w:p>
          <w:p w:rsidR="00000000" w:rsidDel="00000000" w:rsidP="00000000" w:rsidRDefault="00000000" w:rsidRPr="00000000" w14:paraId="00000BA3">
            <w:pPr>
              <w:rPr/>
            </w:pPr>
            <w:r w:rsidDel="00000000" w:rsidR="00000000" w:rsidRPr="00000000">
              <w:rPr>
                <w:rtl w:val="0"/>
              </w:rPr>
              <w:t xml:space="preserve">Kazakhstan</w:t>
            </w:r>
          </w:p>
          <w:p w:rsidR="00000000" w:rsidDel="00000000" w:rsidP="00000000" w:rsidRDefault="00000000" w:rsidRPr="00000000" w14:paraId="00000BA4">
            <w:pPr>
              <w:rPr/>
            </w:pPr>
            <w:r w:rsidDel="00000000" w:rsidR="00000000" w:rsidRPr="00000000">
              <w:rPr>
                <w:rtl w:val="0"/>
              </w:rPr>
              <w:t xml:space="preserve">Ukraine</w:t>
            </w:r>
          </w:p>
        </w:tc>
      </w:tr>
      <w:tr>
        <w:trPr>
          <w:cantSplit w:val="0"/>
          <w:tblHeader w:val="0"/>
        </w:trPr>
        <w:tc>
          <w:tcPr/>
          <w:p w:rsidR="00000000" w:rsidDel="00000000" w:rsidP="00000000" w:rsidRDefault="00000000" w:rsidRPr="00000000" w14:paraId="00000BA5">
            <w:pPr>
              <w:rPr/>
            </w:pPr>
            <w:r w:rsidDel="00000000" w:rsidR="00000000" w:rsidRPr="00000000">
              <w:rPr>
                <w:rtl w:val="0"/>
              </w:rPr>
              <w:t xml:space="preserve">Germanic (n=1158)</w:t>
            </w:r>
          </w:p>
        </w:tc>
        <w:tc>
          <w:tcPr/>
          <w:p w:rsidR="00000000" w:rsidDel="00000000" w:rsidP="00000000" w:rsidRDefault="00000000" w:rsidRPr="00000000" w14:paraId="00000BA6">
            <w:pPr>
              <w:rPr/>
            </w:pPr>
            <w:r w:rsidDel="00000000" w:rsidR="00000000" w:rsidRPr="00000000">
              <w:rPr>
                <w:rtl w:val="0"/>
              </w:rPr>
              <w:t xml:space="preserve">Austria </w:t>
            </w:r>
          </w:p>
          <w:p w:rsidR="00000000" w:rsidDel="00000000" w:rsidP="00000000" w:rsidRDefault="00000000" w:rsidRPr="00000000" w14:paraId="00000BA7">
            <w:pPr>
              <w:rPr/>
            </w:pPr>
            <w:r w:rsidDel="00000000" w:rsidR="00000000" w:rsidRPr="00000000">
              <w:rPr>
                <w:rtl w:val="0"/>
              </w:rPr>
              <w:t xml:space="preserve">Germany</w:t>
            </w:r>
          </w:p>
          <w:p w:rsidR="00000000" w:rsidDel="00000000" w:rsidP="00000000" w:rsidRDefault="00000000" w:rsidRPr="00000000" w14:paraId="00000BA8">
            <w:pPr>
              <w:rPr/>
            </w:pPr>
            <w:r w:rsidDel="00000000" w:rsidR="00000000" w:rsidRPr="00000000">
              <w:rPr>
                <w:rtl w:val="0"/>
              </w:rPr>
              <w:t xml:space="preserve">Switzerland </w:t>
            </w:r>
          </w:p>
          <w:p w:rsidR="00000000" w:rsidDel="00000000" w:rsidP="00000000" w:rsidRDefault="00000000" w:rsidRPr="00000000" w14:paraId="00000BA9">
            <w:pPr>
              <w:rPr/>
            </w:pPr>
            <w:r w:rsidDel="00000000" w:rsidR="00000000" w:rsidRPr="00000000">
              <w:rPr>
                <w:rtl w:val="0"/>
              </w:rPr>
              <w:t xml:space="preserve">Netherlands </w:t>
            </w:r>
          </w:p>
        </w:tc>
      </w:tr>
      <w:tr>
        <w:trPr>
          <w:cantSplit w:val="0"/>
          <w:tblHeader w:val="0"/>
        </w:trPr>
        <w:tc>
          <w:tcPr/>
          <w:p w:rsidR="00000000" w:rsidDel="00000000" w:rsidP="00000000" w:rsidRDefault="00000000" w:rsidRPr="00000000" w14:paraId="00000BAA">
            <w:pPr>
              <w:rPr/>
            </w:pPr>
            <w:r w:rsidDel="00000000" w:rsidR="00000000" w:rsidRPr="00000000">
              <w:rPr>
                <w:rtl w:val="0"/>
              </w:rPr>
              <w:t xml:space="preserve">Latin America (n=946)</w:t>
            </w:r>
          </w:p>
        </w:tc>
        <w:tc>
          <w:tcPr/>
          <w:p w:rsidR="00000000" w:rsidDel="00000000" w:rsidP="00000000" w:rsidRDefault="00000000" w:rsidRPr="00000000" w14:paraId="00000BAB">
            <w:pPr>
              <w:rPr/>
            </w:pPr>
            <w:r w:rsidDel="00000000" w:rsidR="00000000" w:rsidRPr="00000000">
              <w:rPr>
                <w:rtl w:val="0"/>
              </w:rPr>
              <w:t xml:space="preserve">Argentina</w:t>
            </w:r>
          </w:p>
          <w:p w:rsidR="00000000" w:rsidDel="00000000" w:rsidP="00000000" w:rsidRDefault="00000000" w:rsidRPr="00000000" w14:paraId="00000BAC">
            <w:pPr>
              <w:rPr/>
            </w:pPr>
            <w:r w:rsidDel="00000000" w:rsidR="00000000" w:rsidRPr="00000000">
              <w:rPr>
                <w:rtl w:val="0"/>
              </w:rPr>
              <w:t xml:space="preserve">Brazil</w:t>
            </w:r>
          </w:p>
          <w:p w:rsidR="00000000" w:rsidDel="00000000" w:rsidP="00000000" w:rsidRDefault="00000000" w:rsidRPr="00000000" w14:paraId="00000BAD">
            <w:pPr>
              <w:rPr/>
            </w:pPr>
            <w:r w:rsidDel="00000000" w:rsidR="00000000" w:rsidRPr="00000000">
              <w:rPr>
                <w:rtl w:val="0"/>
              </w:rPr>
              <w:t xml:space="preserve">Chile</w:t>
            </w:r>
          </w:p>
          <w:p w:rsidR="00000000" w:rsidDel="00000000" w:rsidP="00000000" w:rsidRDefault="00000000" w:rsidRPr="00000000" w14:paraId="00000BAE">
            <w:pPr>
              <w:rPr/>
            </w:pPr>
            <w:r w:rsidDel="00000000" w:rsidR="00000000" w:rsidRPr="00000000">
              <w:rPr>
                <w:rtl w:val="0"/>
              </w:rPr>
              <w:t xml:space="preserve">Mexico</w:t>
            </w:r>
          </w:p>
        </w:tc>
      </w:tr>
      <w:tr>
        <w:trPr>
          <w:cantSplit w:val="0"/>
          <w:tblHeader w:val="0"/>
        </w:trPr>
        <w:tc>
          <w:tcPr/>
          <w:p w:rsidR="00000000" w:rsidDel="00000000" w:rsidP="00000000" w:rsidRDefault="00000000" w:rsidRPr="00000000" w14:paraId="00000BAF">
            <w:pPr>
              <w:rPr/>
            </w:pPr>
            <w:r w:rsidDel="00000000" w:rsidR="00000000" w:rsidRPr="00000000">
              <w:rPr>
                <w:rtl w:val="0"/>
              </w:rPr>
              <w:t xml:space="preserve">Latin Europe (n=2680)</w:t>
            </w:r>
          </w:p>
        </w:tc>
        <w:tc>
          <w:tcPr/>
          <w:p w:rsidR="00000000" w:rsidDel="00000000" w:rsidP="00000000" w:rsidRDefault="00000000" w:rsidRPr="00000000" w14:paraId="00000BB0">
            <w:pPr>
              <w:rPr/>
            </w:pPr>
            <w:r w:rsidDel="00000000" w:rsidR="00000000" w:rsidRPr="00000000">
              <w:rPr>
                <w:rtl w:val="0"/>
              </w:rPr>
              <w:t xml:space="preserve">France </w:t>
            </w:r>
          </w:p>
          <w:p w:rsidR="00000000" w:rsidDel="00000000" w:rsidP="00000000" w:rsidRDefault="00000000" w:rsidRPr="00000000" w14:paraId="00000BB1">
            <w:pPr>
              <w:rPr/>
            </w:pPr>
            <w:sdt>
              <w:sdtPr>
                <w:id w:val="-781896056"/>
                <w:tag w:val="goog_rdk_65"/>
              </w:sdtPr>
              <w:sdtContent>
                <w:commentRangeStart w:id="37"/>
              </w:sdtContent>
            </w:sdt>
            <w:sdt>
              <w:sdtPr>
                <w:id w:val="-2107119642"/>
                <w:tag w:val="goog_rdk_66"/>
              </w:sdtPr>
              <w:sdtContent>
                <w:commentRangeStart w:id="38"/>
              </w:sdtContent>
            </w:sdt>
            <w:sdt>
              <w:sdtPr>
                <w:id w:val="-1922624153"/>
                <w:tag w:val="goog_rdk_67"/>
              </w:sdtPr>
              <w:sdtContent>
                <w:commentRangeStart w:id="39"/>
              </w:sdtContent>
            </w:sdt>
            <w:sdt>
              <w:sdtPr>
                <w:id w:val="196190651"/>
                <w:tag w:val="goog_rdk_68"/>
              </w:sdtPr>
              <w:sdtContent>
                <w:commentRangeStart w:id="40"/>
              </w:sdtContent>
            </w:sdt>
            <w:sdt>
              <w:sdtPr>
                <w:id w:val="1265469414"/>
                <w:tag w:val="goog_rdk_69"/>
              </w:sdtPr>
              <w:sdtContent>
                <w:commentRangeStart w:id="41"/>
              </w:sdtContent>
            </w:sdt>
            <w:sdt>
              <w:sdtPr>
                <w:id w:val="-1484163836"/>
                <w:tag w:val="goog_rdk_70"/>
              </w:sdtPr>
              <w:sdtContent>
                <w:commentRangeStart w:id="42"/>
              </w:sdtContent>
            </w:sdt>
            <w:r w:rsidDel="00000000" w:rsidR="00000000" w:rsidRPr="00000000">
              <w:rPr>
                <w:rtl w:val="0"/>
              </w:rPr>
              <w:t xml:space="preserve">Israel</w:t>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t xml:space="preserve"> </w:t>
            </w:r>
          </w:p>
          <w:p w:rsidR="00000000" w:rsidDel="00000000" w:rsidP="00000000" w:rsidRDefault="00000000" w:rsidRPr="00000000" w14:paraId="00000BB2">
            <w:pPr>
              <w:rPr/>
            </w:pPr>
            <w:r w:rsidDel="00000000" w:rsidR="00000000" w:rsidRPr="00000000">
              <w:rPr>
                <w:rtl w:val="0"/>
              </w:rPr>
              <w:t xml:space="preserve">Italy</w:t>
            </w:r>
          </w:p>
          <w:p w:rsidR="00000000" w:rsidDel="00000000" w:rsidP="00000000" w:rsidRDefault="00000000" w:rsidRPr="00000000" w14:paraId="00000BB3">
            <w:pPr>
              <w:rPr/>
            </w:pPr>
            <w:r w:rsidDel="00000000" w:rsidR="00000000" w:rsidRPr="00000000">
              <w:rPr>
                <w:rtl w:val="0"/>
              </w:rPr>
              <w:t xml:space="preserve">Portugal</w:t>
            </w:r>
          </w:p>
          <w:p w:rsidR="00000000" w:rsidDel="00000000" w:rsidP="00000000" w:rsidRDefault="00000000" w:rsidRPr="00000000" w14:paraId="00000BB4">
            <w:pPr>
              <w:rPr>
                <w:highlight w:val="yellow"/>
              </w:rPr>
            </w:pPr>
            <w:r w:rsidDel="00000000" w:rsidR="00000000" w:rsidRPr="00000000">
              <w:rPr>
                <w:highlight w:val="yellow"/>
                <w:rtl w:val="0"/>
              </w:rPr>
              <w:t xml:space="preserve">Romania</w:t>
            </w:r>
          </w:p>
          <w:p w:rsidR="00000000" w:rsidDel="00000000" w:rsidP="00000000" w:rsidRDefault="00000000" w:rsidRPr="00000000" w14:paraId="00000BB5">
            <w:pPr>
              <w:rPr/>
            </w:pPr>
            <w:r w:rsidDel="00000000" w:rsidR="00000000" w:rsidRPr="00000000">
              <w:rPr>
                <w:rtl w:val="0"/>
              </w:rPr>
              <w:t xml:space="preserve">Spain</w:t>
            </w:r>
          </w:p>
        </w:tc>
      </w:tr>
      <w:tr>
        <w:trPr>
          <w:cantSplit w:val="0"/>
          <w:tblHeader w:val="0"/>
        </w:trPr>
        <w:tc>
          <w:tcPr/>
          <w:p w:rsidR="00000000" w:rsidDel="00000000" w:rsidP="00000000" w:rsidRDefault="00000000" w:rsidRPr="00000000" w14:paraId="00000BB6">
            <w:pPr>
              <w:rPr/>
            </w:pPr>
            <w:r w:rsidDel="00000000" w:rsidR="00000000" w:rsidRPr="00000000">
              <w:rPr>
                <w:rtl w:val="0"/>
              </w:rPr>
              <w:t xml:space="preserve">Middle East (n=2661)</w:t>
            </w:r>
          </w:p>
        </w:tc>
        <w:tc>
          <w:tcPr/>
          <w:p w:rsidR="00000000" w:rsidDel="00000000" w:rsidP="00000000" w:rsidRDefault="00000000" w:rsidRPr="00000000" w14:paraId="00000BB7">
            <w:pPr>
              <w:rPr/>
            </w:pPr>
            <w:r w:rsidDel="00000000" w:rsidR="00000000" w:rsidRPr="00000000">
              <w:rPr>
                <w:rtl w:val="0"/>
              </w:rPr>
              <w:t xml:space="preserve">Kuwait </w:t>
            </w:r>
          </w:p>
          <w:p w:rsidR="00000000" w:rsidDel="00000000" w:rsidP="00000000" w:rsidRDefault="00000000" w:rsidRPr="00000000" w14:paraId="00000BB8">
            <w:pPr>
              <w:rPr>
                <w:highlight w:val="yellow"/>
              </w:rPr>
            </w:pPr>
            <w:r w:rsidDel="00000000" w:rsidR="00000000" w:rsidRPr="00000000">
              <w:rPr>
                <w:highlight w:val="yellow"/>
                <w:rtl w:val="0"/>
              </w:rPr>
              <w:t xml:space="preserve">Morocco</w:t>
            </w:r>
          </w:p>
          <w:p w:rsidR="00000000" w:rsidDel="00000000" w:rsidP="00000000" w:rsidRDefault="00000000" w:rsidRPr="00000000" w14:paraId="00000BB9">
            <w:pPr>
              <w:rPr/>
            </w:pPr>
            <w:r w:rsidDel="00000000" w:rsidR="00000000" w:rsidRPr="00000000">
              <w:rPr>
                <w:rtl w:val="0"/>
              </w:rPr>
              <w:t xml:space="preserve">Saudi Arabia</w:t>
            </w:r>
          </w:p>
          <w:p w:rsidR="00000000" w:rsidDel="00000000" w:rsidP="00000000" w:rsidRDefault="00000000" w:rsidRPr="00000000" w14:paraId="00000BBA">
            <w:pPr>
              <w:rPr/>
            </w:pPr>
            <w:r w:rsidDel="00000000" w:rsidR="00000000" w:rsidRPr="00000000">
              <w:rPr>
                <w:rtl w:val="0"/>
              </w:rPr>
              <w:t xml:space="preserve">Lebanon</w:t>
            </w:r>
          </w:p>
          <w:p w:rsidR="00000000" w:rsidDel="00000000" w:rsidP="00000000" w:rsidRDefault="00000000" w:rsidRPr="00000000" w14:paraId="00000BBB">
            <w:pPr>
              <w:rPr/>
            </w:pPr>
            <w:r w:rsidDel="00000000" w:rsidR="00000000" w:rsidRPr="00000000">
              <w:rPr>
                <w:rtl w:val="0"/>
              </w:rPr>
              <w:t xml:space="preserve">Turkey</w:t>
            </w:r>
          </w:p>
          <w:p w:rsidR="00000000" w:rsidDel="00000000" w:rsidP="00000000" w:rsidRDefault="00000000" w:rsidRPr="00000000" w14:paraId="00000BBC">
            <w:pPr>
              <w:rPr>
                <w:highlight w:val="yellow"/>
              </w:rPr>
            </w:pPr>
            <w:r w:rsidDel="00000000" w:rsidR="00000000" w:rsidRPr="00000000">
              <w:rPr>
                <w:highlight w:val="yellow"/>
                <w:rtl w:val="0"/>
              </w:rPr>
              <w:t xml:space="preserve">Uzbekistan</w:t>
            </w:r>
          </w:p>
          <w:p w:rsidR="00000000" w:rsidDel="00000000" w:rsidP="00000000" w:rsidRDefault="00000000" w:rsidRPr="00000000" w14:paraId="00000BBD">
            <w:pPr>
              <w:rPr/>
            </w:pPr>
            <w:r w:rsidDel="00000000" w:rsidR="00000000" w:rsidRPr="00000000">
              <w:rPr>
                <w:rtl w:val="0"/>
              </w:rPr>
              <w:t xml:space="preserve">United Arab Emirates</w:t>
            </w:r>
          </w:p>
        </w:tc>
      </w:tr>
      <w:tr>
        <w:trPr>
          <w:cantSplit w:val="0"/>
          <w:tblHeader w:val="0"/>
        </w:trPr>
        <w:tc>
          <w:tcPr/>
          <w:p w:rsidR="00000000" w:rsidDel="00000000" w:rsidP="00000000" w:rsidRDefault="00000000" w:rsidRPr="00000000" w14:paraId="00000BBE">
            <w:pPr>
              <w:rPr/>
            </w:pPr>
            <w:r w:rsidDel="00000000" w:rsidR="00000000" w:rsidRPr="00000000">
              <w:rPr>
                <w:rtl w:val="0"/>
              </w:rPr>
              <w:t xml:space="preserve">South-East Asia (n=3254)</w:t>
            </w:r>
          </w:p>
        </w:tc>
        <w:tc>
          <w:tcPr/>
          <w:p w:rsidR="00000000" w:rsidDel="00000000" w:rsidP="00000000" w:rsidRDefault="00000000" w:rsidRPr="00000000" w14:paraId="00000BBF">
            <w:pPr>
              <w:rPr/>
            </w:pPr>
            <w:r w:rsidDel="00000000" w:rsidR="00000000" w:rsidRPr="00000000">
              <w:rPr>
                <w:rtl w:val="0"/>
              </w:rPr>
              <w:t xml:space="preserve">Bangladesh </w:t>
            </w:r>
          </w:p>
          <w:p w:rsidR="00000000" w:rsidDel="00000000" w:rsidP="00000000" w:rsidRDefault="00000000" w:rsidRPr="00000000" w14:paraId="00000BC0">
            <w:pPr>
              <w:rPr>
                <w:highlight w:val="yellow"/>
              </w:rPr>
            </w:pPr>
            <w:r w:rsidDel="00000000" w:rsidR="00000000" w:rsidRPr="00000000">
              <w:rPr>
                <w:highlight w:val="yellow"/>
                <w:rtl w:val="0"/>
              </w:rPr>
              <w:t xml:space="preserve">India</w:t>
            </w:r>
          </w:p>
          <w:p w:rsidR="00000000" w:rsidDel="00000000" w:rsidP="00000000" w:rsidRDefault="00000000" w:rsidRPr="00000000" w14:paraId="00000BC1">
            <w:pPr>
              <w:rPr/>
            </w:pPr>
            <w:r w:rsidDel="00000000" w:rsidR="00000000" w:rsidRPr="00000000">
              <w:rPr>
                <w:rtl w:val="0"/>
              </w:rPr>
              <w:t xml:space="preserve">Indonesia</w:t>
            </w:r>
          </w:p>
          <w:p w:rsidR="00000000" w:rsidDel="00000000" w:rsidP="00000000" w:rsidRDefault="00000000" w:rsidRPr="00000000" w14:paraId="00000BC2">
            <w:pPr>
              <w:rPr>
                <w:highlight w:val="yellow"/>
              </w:rPr>
            </w:pPr>
            <w:r w:rsidDel="00000000" w:rsidR="00000000" w:rsidRPr="00000000">
              <w:rPr>
                <w:highlight w:val="yellow"/>
                <w:rtl w:val="0"/>
              </w:rPr>
              <w:t xml:space="preserve">Iran</w:t>
            </w:r>
          </w:p>
          <w:p w:rsidR="00000000" w:rsidDel="00000000" w:rsidP="00000000" w:rsidRDefault="00000000" w:rsidRPr="00000000" w14:paraId="00000BC3">
            <w:pPr>
              <w:rPr/>
            </w:pPr>
            <w:r w:rsidDel="00000000" w:rsidR="00000000" w:rsidRPr="00000000">
              <w:rPr>
                <w:rtl w:val="0"/>
              </w:rPr>
              <w:t xml:space="preserve">Malaysia </w:t>
            </w:r>
          </w:p>
          <w:p w:rsidR="00000000" w:rsidDel="00000000" w:rsidP="00000000" w:rsidRDefault="00000000" w:rsidRPr="00000000" w14:paraId="00000BC4">
            <w:pPr>
              <w:rPr>
                <w:highlight w:val="yellow"/>
              </w:rPr>
            </w:pPr>
            <w:r w:rsidDel="00000000" w:rsidR="00000000" w:rsidRPr="00000000">
              <w:rPr>
                <w:highlight w:val="yellow"/>
                <w:rtl w:val="0"/>
              </w:rPr>
              <w:t xml:space="preserve">Pakistan</w:t>
            </w:r>
          </w:p>
          <w:p w:rsidR="00000000" w:rsidDel="00000000" w:rsidP="00000000" w:rsidRDefault="00000000" w:rsidRPr="00000000" w14:paraId="00000BC5">
            <w:pPr>
              <w:rPr/>
            </w:pPr>
            <w:r w:rsidDel="00000000" w:rsidR="00000000" w:rsidRPr="00000000">
              <w:rPr>
                <w:rtl w:val="0"/>
              </w:rPr>
              <w:t xml:space="preserve">Philippines</w:t>
            </w:r>
          </w:p>
          <w:p w:rsidR="00000000" w:rsidDel="00000000" w:rsidP="00000000" w:rsidRDefault="00000000" w:rsidRPr="00000000" w14:paraId="00000BC6">
            <w:pPr>
              <w:rPr/>
            </w:pPr>
            <w:r w:rsidDel="00000000" w:rsidR="00000000" w:rsidRPr="00000000">
              <w:rPr>
                <w:rtl w:val="0"/>
              </w:rPr>
              <w:t xml:space="preserve">Thailand </w:t>
            </w:r>
          </w:p>
        </w:tc>
      </w:tr>
    </w:tbl>
    <w:p w:rsidR="00000000" w:rsidDel="00000000" w:rsidP="00000000" w:rsidRDefault="00000000" w:rsidRPr="00000000" w14:paraId="00000BC7">
      <w:pPr>
        <w:rPr>
          <w:b w:val="1"/>
          <w:bCs w:val="1"/>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b w:val="1"/>
          <w:bCs w:val="1"/>
        </w:rPr>
      </w:pPr>
      <w:r w:rsidDel="00000000" w:rsidR="00000000" w:rsidRPr="00000000">
        <w:rPr>
          <w:b w:val="1"/>
          <w:bCs w:val="1"/>
          <w:rtl w:val="0"/>
        </w:rPr>
        <w:t xml:space="preserve">Approximate measurement invariance: DHF endorsement </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highlight w:val="yellow"/>
        </w:rPr>
      </w:pPr>
      <w:r w:rsidDel="00000000" w:rsidR="00000000" w:rsidRPr="00000000">
        <w:rPr>
          <w:highlight w:val="yellow"/>
          <w:rtl w:val="0"/>
        </w:rPr>
        <w:t xml:space="preserve">[A paragraph summarizing the outcomes: Average Invariance index: 0.538</w:t>
      </w:r>
    </w:p>
    <w:p w:rsidR="00000000" w:rsidDel="00000000" w:rsidP="00000000" w:rsidRDefault="00000000" w:rsidRPr="00000000" w14:paraId="00000BCC">
      <w:pPr>
        <w:rPr/>
      </w:pPr>
      <w:r w:rsidDel="00000000" w:rsidR="00000000" w:rsidRPr="00000000">
        <w:rPr>
          <w:highlight w:val="yellow"/>
          <w:rtl w:val="0"/>
        </w:rPr>
        <w:t xml:space="preserve">Reasonable metric invariance (for all factors, at least 3/5 items are invariant in more than 70% of the samples), but no scalar invariance.]</w:t>
      </w: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b w:val="1"/>
          <w:bCs w:val="1"/>
          <w:highlight w:val="yellow"/>
          <w:rtl w:val="0"/>
        </w:rPr>
        <w:t xml:space="preserve">Table S..</w:t>
      </w:r>
      <w:r w:rsidDel="00000000" w:rsidR="00000000" w:rsidRPr="00000000">
        <w:rPr>
          <w:rtl w:val="0"/>
        </w:rPr>
        <w:t xml:space="preserve"> (Non)invariance in intercepts/thresholds</w:t>
      </w:r>
    </w:p>
    <w:tbl>
      <w:tblPr>
        <w:tblStyle w:val="Table25"/>
        <w:tblW w:w="7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2736"/>
        <w:gridCol w:w="1863"/>
        <w:gridCol w:w="1463"/>
        <w:tblGridChange w:id="0">
          <w:tblGrid>
            <w:gridCol w:w="1083"/>
            <w:gridCol w:w="2736"/>
            <w:gridCol w:w="1863"/>
            <w:gridCol w:w="1463"/>
          </w:tblGrid>
        </w:tblGridChange>
      </w:tblGrid>
      <w:tr>
        <w:trPr>
          <w:cantSplit w:val="0"/>
          <w:tblHeader w:val="0"/>
        </w:trPr>
        <w:tc>
          <w:tcPr>
            <w:vAlign w:val="center"/>
          </w:tcPr>
          <w:p w:rsidR="00000000" w:rsidDel="00000000" w:rsidP="00000000" w:rsidRDefault="00000000" w:rsidRPr="00000000" w14:paraId="00000BCF">
            <w:pPr>
              <w:rPr>
                <w:b w:val="1"/>
                <w:bCs w:val="1"/>
              </w:rPr>
            </w:pPr>
            <w:r w:rsidDel="00000000" w:rsidR="00000000" w:rsidRPr="00000000">
              <w:rPr>
                <w:b w:val="1"/>
                <w:bCs w:val="1"/>
                <w:rtl w:val="0"/>
              </w:rPr>
              <w:t xml:space="preserve">Item </w:t>
            </w:r>
          </w:p>
        </w:tc>
        <w:tc>
          <w:tcPr>
            <w:vAlign w:val="bottom"/>
          </w:tcPr>
          <w:p w:rsidR="00000000" w:rsidDel="00000000" w:rsidP="00000000" w:rsidRDefault="00000000" w:rsidRPr="00000000" w14:paraId="00000BD0">
            <w:pPr>
              <w:rPr>
                <w:b w:val="1"/>
                <w:bCs w:val="1"/>
              </w:rPr>
            </w:pPr>
            <w:r w:rsidDel="00000000" w:rsidR="00000000" w:rsidRPr="00000000">
              <w:rPr>
                <w:b w:val="1"/>
                <w:bCs w:val="1"/>
                <w:rtl w:val="0"/>
              </w:rPr>
              <w:t xml:space="preserve">Intercepts</w:t>
            </w:r>
          </w:p>
        </w:tc>
        <w:tc>
          <w:tcPr/>
          <w:p w:rsidR="00000000" w:rsidDel="00000000" w:rsidP="00000000" w:rsidRDefault="00000000" w:rsidRPr="00000000" w14:paraId="00000BD1">
            <w:pPr>
              <w:rPr>
                <w:b w:val="1"/>
                <w:bCs w:val="1"/>
              </w:rPr>
            </w:pPr>
            <w:r w:rsidDel="00000000" w:rsidR="00000000" w:rsidRPr="00000000">
              <w:rPr>
                <w:b w:val="1"/>
                <w:bCs w:val="1"/>
                <w:rtl w:val="0"/>
              </w:rPr>
              <w:t xml:space="preserve">N non-invariant</w:t>
            </w:r>
          </w:p>
        </w:tc>
        <w:tc>
          <w:tcPr/>
          <w:p w:rsidR="00000000" w:rsidDel="00000000" w:rsidP="00000000" w:rsidRDefault="00000000" w:rsidRPr="00000000" w14:paraId="00000BD2">
            <w:pPr>
              <w:rPr>
                <w:b w:val="1"/>
                <w:bCs w:val="1"/>
              </w:rPr>
            </w:pPr>
            <w:r w:rsidDel="00000000" w:rsidR="00000000" w:rsidRPr="00000000">
              <w:rPr>
                <w:b w:val="1"/>
                <w:bCs w:val="1"/>
                <w:rtl w:val="0"/>
              </w:rPr>
              <w:t xml:space="preserve">% invariant</w:t>
            </w:r>
          </w:p>
        </w:tc>
      </w:tr>
      <w:tr>
        <w:trPr>
          <w:cantSplit w:val="0"/>
          <w:tblHeader w:val="0"/>
        </w:trPr>
        <w:tc>
          <w:tcPr>
            <w:vAlign w:val="center"/>
          </w:tcPr>
          <w:p w:rsidR="00000000" w:rsidDel="00000000" w:rsidP="00000000" w:rsidRDefault="00000000" w:rsidRPr="00000000" w14:paraId="00000BD3">
            <w:pPr>
              <w:rPr/>
            </w:pPr>
            <w:r w:rsidDel="00000000" w:rsidR="00000000" w:rsidRPr="00000000">
              <w:rPr>
                <w:rtl w:val="0"/>
              </w:rPr>
              <w:t xml:space="preserve">DHFE1</w:t>
            </w:r>
          </w:p>
        </w:tc>
        <w:tc>
          <w:tcPr>
            <w:vAlign w:val="bottom"/>
          </w:tcPr>
          <w:p w:rsidR="00000000" w:rsidDel="00000000" w:rsidP="00000000" w:rsidRDefault="00000000" w:rsidRPr="00000000" w14:paraId="00000BD4">
            <w:pPr>
              <w:rPr/>
            </w:pPr>
            <w:r w:rsidDel="00000000" w:rsidR="00000000" w:rsidRPr="00000000">
              <w:rPr>
                <w:rtl w:val="0"/>
              </w:rPr>
              <w:t xml:space="preserve">(1) (2) (3) 4 (5) 6 7 8 9</w:t>
            </w:r>
          </w:p>
        </w:tc>
        <w:tc>
          <w:tcPr/>
          <w:p w:rsidR="00000000" w:rsidDel="00000000" w:rsidP="00000000" w:rsidRDefault="00000000" w:rsidRPr="00000000" w14:paraId="00000BD5">
            <w:pPr>
              <w:rPr/>
            </w:pPr>
            <w:r w:rsidDel="00000000" w:rsidR="00000000" w:rsidRPr="00000000">
              <w:rPr>
                <w:rtl w:val="0"/>
              </w:rPr>
              <w:t xml:space="preserve">4</w:t>
            </w:r>
          </w:p>
        </w:tc>
        <w:tc>
          <w:tcPr/>
          <w:p w:rsidR="00000000" w:rsidDel="00000000" w:rsidP="00000000" w:rsidRDefault="00000000" w:rsidRPr="00000000" w14:paraId="00000BD6">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BD7">
            <w:pPr>
              <w:rPr/>
            </w:pPr>
            <w:r w:rsidDel="00000000" w:rsidR="00000000" w:rsidRPr="00000000">
              <w:rPr>
                <w:rtl w:val="0"/>
              </w:rPr>
              <w:t xml:space="preserve">DHFE2</w:t>
            </w:r>
          </w:p>
        </w:tc>
        <w:tc>
          <w:tcPr>
            <w:vAlign w:val="bottom"/>
          </w:tcPr>
          <w:p w:rsidR="00000000" w:rsidDel="00000000" w:rsidP="00000000" w:rsidRDefault="00000000" w:rsidRPr="00000000" w14:paraId="00000BD8">
            <w:pPr>
              <w:rPr/>
            </w:pPr>
            <w:r w:rsidDel="00000000" w:rsidR="00000000" w:rsidRPr="00000000">
              <w:rPr>
                <w:rtl w:val="0"/>
              </w:rPr>
              <w:t xml:space="preserve">1 2 3 (4) (5) (6) (7) 8 (9)</w:t>
            </w:r>
          </w:p>
        </w:tc>
        <w:tc>
          <w:tcPr/>
          <w:p w:rsidR="00000000" w:rsidDel="00000000" w:rsidP="00000000" w:rsidRDefault="00000000" w:rsidRPr="00000000" w14:paraId="00000BD9">
            <w:pPr>
              <w:rPr/>
            </w:pPr>
            <w:r w:rsidDel="00000000" w:rsidR="00000000" w:rsidRPr="00000000">
              <w:rPr>
                <w:rtl w:val="0"/>
              </w:rPr>
              <w:t xml:space="preserve">5</w:t>
            </w:r>
          </w:p>
        </w:tc>
        <w:tc>
          <w:tcPr/>
          <w:p w:rsidR="00000000" w:rsidDel="00000000" w:rsidP="00000000" w:rsidRDefault="00000000" w:rsidRPr="00000000" w14:paraId="00000BDA">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BDB">
            <w:pPr>
              <w:rPr/>
            </w:pPr>
            <w:r w:rsidDel="00000000" w:rsidR="00000000" w:rsidRPr="00000000">
              <w:rPr>
                <w:rtl w:val="0"/>
              </w:rPr>
              <w:t xml:space="preserve">DHFE3</w:t>
            </w:r>
          </w:p>
        </w:tc>
        <w:tc>
          <w:tcPr>
            <w:vAlign w:val="bottom"/>
          </w:tcPr>
          <w:p w:rsidR="00000000" w:rsidDel="00000000" w:rsidP="00000000" w:rsidRDefault="00000000" w:rsidRPr="00000000" w14:paraId="00000BDC">
            <w:pPr>
              <w:rPr/>
            </w:pPr>
            <w:r w:rsidDel="00000000" w:rsidR="00000000" w:rsidRPr="00000000">
              <w:rPr>
                <w:rtl w:val="0"/>
              </w:rPr>
              <w:t xml:space="preserve">1 2 (3) 4 (5) (6) (7) 8 (9)</w:t>
            </w:r>
          </w:p>
        </w:tc>
        <w:tc>
          <w:tcPr/>
          <w:p w:rsidR="00000000" w:rsidDel="00000000" w:rsidP="00000000" w:rsidRDefault="00000000" w:rsidRPr="00000000" w14:paraId="00000BDD">
            <w:pPr>
              <w:rPr/>
            </w:pPr>
            <w:r w:rsidDel="00000000" w:rsidR="00000000" w:rsidRPr="00000000">
              <w:rPr>
                <w:rtl w:val="0"/>
              </w:rPr>
              <w:t xml:space="preserve">5</w:t>
            </w:r>
          </w:p>
        </w:tc>
        <w:tc>
          <w:tcPr/>
          <w:p w:rsidR="00000000" w:rsidDel="00000000" w:rsidP="00000000" w:rsidRDefault="00000000" w:rsidRPr="00000000" w14:paraId="00000BDE">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BDF">
            <w:pPr>
              <w:rPr/>
            </w:pPr>
            <w:r w:rsidDel="00000000" w:rsidR="00000000" w:rsidRPr="00000000">
              <w:rPr>
                <w:rtl w:val="0"/>
              </w:rPr>
              <w:t xml:space="preserve">DHFE4</w:t>
            </w:r>
          </w:p>
        </w:tc>
        <w:tc>
          <w:tcPr>
            <w:vAlign w:val="bottom"/>
          </w:tcPr>
          <w:p w:rsidR="00000000" w:rsidDel="00000000" w:rsidP="00000000" w:rsidRDefault="00000000" w:rsidRPr="00000000" w14:paraId="00000BE0">
            <w:pPr>
              <w:rPr/>
            </w:pPr>
            <w:r w:rsidDel="00000000" w:rsidR="00000000" w:rsidRPr="00000000">
              <w:rPr>
                <w:rtl w:val="0"/>
              </w:rPr>
              <w:t xml:space="preserve">1 (2) 3 4 (5) (6) 7 (8) (9)</w:t>
            </w:r>
          </w:p>
        </w:tc>
        <w:tc>
          <w:tcPr/>
          <w:p w:rsidR="00000000" w:rsidDel="00000000" w:rsidP="00000000" w:rsidRDefault="00000000" w:rsidRPr="00000000" w14:paraId="00000BE1">
            <w:pPr>
              <w:rPr/>
            </w:pPr>
            <w:r w:rsidDel="00000000" w:rsidR="00000000" w:rsidRPr="00000000">
              <w:rPr>
                <w:rtl w:val="0"/>
              </w:rPr>
              <w:t xml:space="preserve">5</w:t>
            </w:r>
          </w:p>
        </w:tc>
        <w:tc>
          <w:tcPr/>
          <w:p w:rsidR="00000000" w:rsidDel="00000000" w:rsidP="00000000" w:rsidRDefault="00000000" w:rsidRPr="00000000" w14:paraId="00000BE2">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BE3">
            <w:pPr>
              <w:rPr/>
            </w:pPr>
            <w:r w:rsidDel="00000000" w:rsidR="00000000" w:rsidRPr="00000000">
              <w:rPr>
                <w:rtl w:val="0"/>
              </w:rPr>
              <w:t xml:space="preserve">DHFE5</w:t>
            </w:r>
          </w:p>
        </w:tc>
        <w:tc>
          <w:tcPr>
            <w:vAlign w:val="bottom"/>
          </w:tcPr>
          <w:p w:rsidR="00000000" w:rsidDel="00000000" w:rsidP="00000000" w:rsidRDefault="00000000" w:rsidRPr="00000000" w14:paraId="00000BE4">
            <w:pPr>
              <w:rPr/>
            </w:pPr>
            <w:r w:rsidDel="00000000" w:rsidR="00000000" w:rsidRPr="00000000">
              <w:rPr>
                <w:rtl w:val="0"/>
              </w:rPr>
              <w:t xml:space="preserve">1 (2) (3) 4 5 6 7 8 9</w:t>
            </w:r>
          </w:p>
        </w:tc>
        <w:tc>
          <w:tcPr/>
          <w:p w:rsidR="00000000" w:rsidDel="00000000" w:rsidP="00000000" w:rsidRDefault="00000000" w:rsidRPr="00000000" w14:paraId="00000BE5">
            <w:pPr>
              <w:rPr/>
            </w:pPr>
            <w:r w:rsidDel="00000000" w:rsidR="00000000" w:rsidRPr="00000000">
              <w:rPr>
                <w:rtl w:val="0"/>
              </w:rPr>
              <w:t xml:space="preserve">2</w:t>
            </w:r>
          </w:p>
        </w:tc>
        <w:tc>
          <w:tcPr/>
          <w:p w:rsidR="00000000" w:rsidDel="00000000" w:rsidP="00000000" w:rsidRDefault="00000000" w:rsidRPr="00000000" w14:paraId="00000BE6">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BE7">
            <w:pPr>
              <w:rPr/>
            </w:pPr>
            <w:r w:rsidDel="00000000" w:rsidR="00000000" w:rsidRPr="00000000">
              <w:rPr>
                <w:rtl w:val="0"/>
              </w:rPr>
              <w:t xml:space="preserve">DHFE6</w:t>
            </w:r>
          </w:p>
        </w:tc>
        <w:tc>
          <w:tcPr>
            <w:vAlign w:val="bottom"/>
          </w:tcPr>
          <w:p w:rsidR="00000000" w:rsidDel="00000000" w:rsidP="00000000" w:rsidRDefault="00000000" w:rsidRPr="00000000" w14:paraId="00000BE8">
            <w:pPr>
              <w:rPr/>
            </w:pPr>
            <w:r w:rsidDel="00000000" w:rsidR="00000000" w:rsidRPr="00000000">
              <w:rPr>
                <w:rtl w:val="0"/>
              </w:rPr>
              <w:t xml:space="preserve">1 2 3 (4) 5 (6) (7) (8) (9)</w:t>
            </w:r>
          </w:p>
        </w:tc>
        <w:tc>
          <w:tcPr/>
          <w:p w:rsidR="00000000" w:rsidDel="00000000" w:rsidP="00000000" w:rsidRDefault="00000000" w:rsidRPr="00000000" w14:paraId="00000BE9">
            <w:pPr>
              <w:rPr/>
            </w:pPr>
            <w:r w:rsidDel="00000000" w:rsidR="00000000" w:rsidRPr="00000000">
              <w:rPr>
                <w:rtl w:val="0"/>
              </w:rPr>
              <w:t xml:space="preserve">5</w:t>
            </w:r>
          </w:p>
        </w:tc>
        <w:tc>
          <w:tcPr/>
          <w:p w:rsidR="00000000" w:rsidDel="00000000" w:rsidP="00000000" w:rsidRDefault="00000000" w:rsidRPr="00000000" w14:paraId="00000BEA">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BEB">
            <w:pPr>
              <w:rPr/>
            </w:pPr>
            <w:r w:rsidDel="00000000" w:rsidR="00000000" w:rsidRPr="00000000">
              <w:rPr>
                <w:rtl w:val="0"/>
              </w:rPr>
              <w:t xml:space="preserve">DHFE7</w:t>
            </w:r>
          </w:p>
        </w:tc>
        <w:tc>
          <w:tcPr>
            <w:vAlign w:val="bottom"/>
          </w:tcPr>
          <w:p w:rsidR="00000000" w:rsidDel="00000000" w:rsidP="00000000" w:rsidRDefault="00000000" w:rsidRPr="00000000" w14:paraId="00000BEC">
            <w:pPr>
              <w:rPr/>
            </w:pPr>
            <w:r w:rsidDel="00000000" w:rsidR="00000000" w:rsidRPr="00000000">
              <w:rPr>
                <w:rtl w:val="0"/>
              </w:rPr>
              <w:t xml:space="preserve">1 2 3 (4) 5 (6) 7 8 (9)</w:t>
            </w:r>
          </w:p>
        </w:tc>
        <w:tc>
          <w:tcPr/>
          <w:p w:rsidR="00000000" w:rsidDel="00000000" w:rsidP="00000000" w:rsidRDefault="00000000" w:rsidRPr="00000000" w14:paraId="00000BED">
            <w:pPr>
              <w:rPr/>
            </w:pPr>
            <w:r w:rsidDel="00000000" w:rsidR="00000000" w:rsidRPr="00000000">
              <w:rPr>
                <w:rtl w:val="0"/>
              </w:rPr>
              <w:t xml:space="preserve">3</w:t>
            </w:r>
          </w:p>
        </w:tc>
        <w:tc>
          <w:tcPr/>
          <w:p w:rsidR="00000000" w:rsidDel="00000000" w:rsidP="00000000" w:rsidRDefault="00000000" w:rsidRPr="00000000" w14:paraId="00000BEE">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BEF">
            <w:pPr>
              <w:rPr/>
            </w:pPr>
            <w:r w:rsidDel="00000000" w:rsidR="00000000" w:rsidRPr="00000000">
              <w:rPr>
                <w:rtl w:val="0"/>
              </w:rPr>
              <w:t xml:space="preserve">DHFE8</w:t>
            </w:r>
          </w:p>
        </w:tc>
        <w:tc>
          <w:tcPr>
            <w:vAlign w:val="bottom"/>
          </w:tcPr>
          <w:p w:rsidR="00000000" w:rsidDel="00000000" w:rsidP="00000000" w:rsidRDefault="00000000" w:rsidRPr="00000000" w14:paraId="00000BF0">
            <w:pPr>
              <w:rPr/>
            </w:pPr>
            <w:r w:rsidDel="00000000" w:rsidR="00000000" w:rsidRPr="00000000">
              <w:rPr>
                <w:rtl w:val="0"/>
              </w:rPr>
              <w:t xml:space="preserve">1 (2) 3 (4) 5 6 7 (8) 9</w:t>
            </w:r>
          </w:p>
        </w:tc>
        <w:tc>
          <w:tcPr/>
          <w:p w:rsidR="00000000" w:rsidDel="00000000" w:rsidP="00000000" w:rsidRDefault="00000000" w:rsidRPr="00000000" w14:paraId="00000BF1">
            <w:pPr>
              <w:rPr/>
            </w:pPr>
            <w:r w:rsidDel="00000000" w:rsidR="00000000" w:rsidRPr="00000000">
              <w:rPr>
                <w:rtl w:val="0"/>
              </w:rPr>
              <w:t xml:space="preserve">3</w:t>
            </w:r>
          </w:p>
        </w:tc>
        <w:tc>
          <w:tcPr/>
          <w:p w:rsidR="00000000" w:rsidDel="00000000" w:rsidP="00000000" w:rsidRDefault="00000000" w:rsidRPr="00000000" w14:paraId="00000BF2">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BF3">
            <w:pPr>
              <w:rPr/>
            </w:pPr>
            <w:r w:rsidDel="00000000" w:rsidR="00000000" w:rsidRPr="00000000">
              <w:rPr>
                <w:rtl w:val="0"/>
              </w:rPr>
              <w:t xml:space="preserve">DHFE9</w:t>
            </w:r>
          </w:p>
        </w:tc>
        <w:tc>
          <w:tcPr>
            <w:vAlign w:val="bottom"/>
          </w:tcPr>
          <w:p w:rsidR="00000000" w:rsidDel="00000000" w:rsidP="00000000" w:rsidRDefault="00000000" w:rsidRPr="00000000" w14:paraId="00000BF4">
            <w:pPr>
              <w:rPr/>
            </w:pPr>
            <w:r w:rsidDel="00000000" w:rsidR="00000000" w:rsidRPr="00000000">
              <w:rPr>
                <w:rtl w:val="0"/>
              </w:rPr>
              <w:t xml:space="preserve">1 2 3 4 5 6 7 8 9</w:t>
            </w:r>
          </w:p>
        </w:tc>
        <w:tc>
          <w:tcPr/>
          <w:p w:rsidR="00000000" w:rsidDel="00000000" w:rsidP="00000000" w:rsidRDefault="00000000" w:rsidRPr="00000000" w14:paraId="00000BF5">
            <w:pPr>
              <w:rPr/>
            </w:pPr>
            <w:r w:rsidDel="00000000" w:rsidR="00000000" w:rsidRPr="00000000">
              <w:rPr>
                <w:rtl w:val="0"/>
              </w:rPr>
              <w:t xml:space="preserve">0</w:t>
            </w:r>
          </w:p>
        </w:tc>
        <w:tc>
          <w:tcPr/>
          <w:p w:rsidR="00000000" w:rsidDel="00000000" w:rsidP="00000000" w:rsidRDefault="00000000" w:rsidRPr="00000000" w14:paraId="00000BF6">
            <w:pPr>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BF7">
            <w:pPr>
              <w:rPr/>
            </w:pPr>
            <w:r w:rsidDel="00000000" w:rsidR="00000000" w:rsidRPr="00000000">
              <w:rPr>
                <w:rtl w:val="0"/>
              </w:rPr>
              <w:t xml:space="preserve">DHFE10</w:t>
            </w:r>
          </w:p>
        </w:tc>
        <w:tc>
          <w:tcPr>
            <w:vAlign w:val="bottom"/>
          </w:tcPr>
          <w:p w:rsidR="00000000" w:rsidDel="00000000" w:rsidP="00000000" w:rsidRDefault="00000000" w:rsidRPr="00000000" w14:paraId="00000BF8">
            <w:pPr>
              <w:rPr/>
            </w:pPr>
            <w:r w:rsidDel="00000000" w:rsidR="00000000" w:rsidRPr="00000000">
              <w:rPr>
                <w:rtl w:val="0"/>
              </w:rPr>
              <w:t xml:space="preserve">1 (2) 3 4 5 6 7 8 (9)</w:t>
            </w:r>
          </w:p>
        </w:tc>
        <w:tc>
          <w:tcPr/>
          <w:p w:rsidR="00000000" w:rsidDel="00000000" w:rsidP="00000000" w:rsidRDefault="00000000" w:rsidRPr="00000000" w14:paraId="00000BF9">
            <w:pPr>
              <w:rPr/>
            </w:pPr>
            <w:r w:rsidDel="00000000" w:rsidR="00000000" w:rsidRPr="00000000">
              <w:rPr>
                <w:rtl w:val="0"/>
              </w:rPr>
              <w:t xml:space="preserve">2</w:t>
            </w:r>
          </w:p>
        </w:tc>
        <w:tc>
          <w:tcPr/>
          <w:p w:rsidR="00000000" w:rsidDel="00000000" w:rsidP="00000000" w:rsidRDefault="00000000" w:rsidRPr="00000000" w14:paraId="00000BFA">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BFB">
            <w:pPr>
              <w:rPr/>
            </w:pPr>
            <w:r w:rsidDel="00000000" w:rsidR="00000000" w:rsidRPr="00000000">
              <w:rPr>
                <w:rtl w:val="0"/>
              </w:rPr>
              <w:t xml:space="preserve">DHFE11</w:t>
            </w:r>
          </w:p>
        </w:tc>
        <w:tc>
          <w:tcPr>
            <w:vAlign w:val="bottom"/>
          </w:tcPr>
          <w:p w:rsidR="00000000" w:rsidDel="00000000" w:rsidP="00000000" w:rsidRDefault="00000000" w:rsidRPr="00000000" w14:paraId="00000BFC">
            <w:pPr>
              <w:rPr/>
            </w:pPr>
            <w:r w:rsidDel="00000000" w:rsidR="00000000" w:rsidRPr="00000000">
              <w:rPr>
                <w:rtl w:val="0"/>
              </w:rPr>
              <w:t xml:space="preserve">1 (2) (3) (4) (5) 6 (7) (8) 9</w:t>
            </w:r>
          </w:p>
        </w:tc>
        <w:tc>
          <w:tcPr/>
          <w:p w:rsidR="00000000" w:rsidDel="00000000" w:rsidP="00000000" w:rsidRDefault="00000000" w:rsidRPr="00000000" w14:paraId="00000BFD">
            <w:pPr>
              <w:rPr/>
            </w:pPr>
            <w:r w:rsidDel="00000000" w:rsidR="00000000" w:rsidRPr="00000000">
              <w:rPr>
                <w:rtl w:val="0"/>
              </w:rPr>
              <w:t xml:space="preserve">6</w:t>
            </w:r>
          </w:p>
        </w:tc>
        <w:tc>
          <w:tcPr/>
          <w:p w:rsidR="00000000" w:rsidDel="00000000" w:rsidP="00000000" w:rsidRDefault="00000000" w:rsidRPr="00000000" w14:paraId="00000BFE">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BFF">
            <w:pPr>
              <w:rPr/>
            </w:pPr>
            <w:r w:rsidDel="00000000" w:rsidR="00000000" w:rsidRPr="00000000">
              <w:rPr>
                <w:rtl w:val="0"/>
              </w:rPr>
              <w:t xml:space="preserve">DHFE12</w:t>
            </w:r>
          </w:p>
        </w:tc>
        <w:tc>
          <w:tcPr>
            <w:vAlign w:val="bottom"/>
          </w:tcPr>
          <w:p w:rsidR="00000000" w:rsidDel="00000000" w:rsidP="00000000" w:rsidRDefault="00000000" w:rsidRPr="00000000" w14:paraId="00000C00">
            <w:pPr>
              <w:rPr/>
            </w:pPr>
            <w:r w:rsidDel="00000000" w:rsidR="00000000" w:rsidRPr="00000000">
              <w:rPr>
                <w:rtl w:val="0"/>
              </w:rPr>
              <w:t xml:space="preserve">1 (2) 3 (4) 5 6 (7) 8 9</w:t>
            </w:r>
          </w:p>
        </w:tc>
        <w:tc>
          <w:tcPr/>
          <w:p w:rsidR="00000000" w:rsidDel="00000000" w:rsidP="00000000" w:rsidRDefault="00000000" w:rsidRPr="00000000" w14:paraId="00000C01">
            <w:pPr>
              <w:rPr/>
            </w:pPr>
            <w:r w:rsidDel="00000000" w:rsidR="00000000" w:rsidRPr="00000000">
              <w:rPr>
                <w:rtl w:val="0"/>
              </w:rPr>
              <w:t xml:space="preserve">3</w:t>
            </w:r>
          </w:p>
        </w:tc>
        <w:tc>
          <w:tcPr/>
          <w:p w:rsidR="00000000" w:rsidDel="00000000" w:rsidP="00000000" w:rsidRDefault="00000000" w:rsidRPr="00000000" w14:paraId="00000C02">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C03">
            <w:pPr>
              <w:rPr/>
            </w:pPr>
            <w:r w:rsidDel="00000000" w:rsidR="00000000" w:rsidRPr="00000000">
              <w:rPr>
                <w:rtl w:val="0"/>
              </w:rPr>
              <w:t xml:space="preserve">DHFE13</w:t>
            </w:r>
          </w:p>
        </w:tc>
        <w:tc>
          <w:tcPr>
            <w:vAlign w:val="bottom"/>
          </w:tcPr>
          <w:p w:rsidR="00000000" w:rsidDel="00000000" w:rsidP="00000000" w:rsidRDefault="00000000" w:rsidRPr="00000000" w14:paraId="00000C04">
            <w:pPr>
              <w:rPr/>
            </w:pPr>
            <w:r w:rsidDel="00000000" w:rsidR="00000000" w:rsidRPr="00000000">
              <w:rPr>
                <w:rtl w:val="0"/>
              </w:rPr>
              <w:t xml:space="preserve">(1) (2) (3) (4) 5 (6) 7 (8) 9</w:t>
            </w:r>
          </w:p>
        </w:tc>
        <w:tc>
          <w:tcPr/>
          <w:p w:rsidR="00000000" w:rsidDel="00000000" w:rsidP="00000000" w:rsidRDefault="00000000" w:rsidRPr="00000000" w14:paraId="00000C05">
            <w:pPr>
              <w:rPr/>
            </w:pPr>
            <w:r w:rsidDel="00000000" w:rsidR="00000000" w:rsidRPr="00000000">
              <w:rPr>
                <w:rtl w:val="0"/>
              </w:rPr>
              <w:t xml:space="preserve">6</w:t>
            </w:r>
          </w:p>
        </w:tc>
        <w:tc>
          <w:tcPr/>
          <w:p w:rsidR="00000000" w:rsidDel="00000000" w:rsidP="00000000" w:rsidRDefault="00000000" w:rsidRPr="00000000" w14:paraId="00000C06">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07">
            <w:pPr>
              <w:rPr/>
            </w:pPr>
            <w:r w:rsidDel="00000000" w:rsidR="00000000" w:rsidRPr="00000000">
              <w:rPr>
                <w:rtl w:val="0"/>
              </w:rPr>
              <w:t xml:space="preserve">DHFE14</w:t>
            </w:r>
          </w:p>
        </w:tc>
        <w:tc>
          <w:tcPr>
            <w:vAlign w:val="bottom"/>
          </w:tcPr>
          <w:p w:rsidR="00000000" w:rsidDel="00000000" w:rsidP="00000000" w:rsidRDefault="00000000" w:rsidRPr="00000000" w14:paraId="00000C08">
            <w:pPr>
              <w:rPr/>
            </w:pPr>
            <w:r w:rsidDel="00000000" w:rsidR="00000000" w:rsidRPr="00000000">
              <w:rPr>
                <w:rtl w:val="0"/>
              </w:rPr>
              <w:t xml:space="preserve">(1) 2 3 4 5 6 7 8 9</w:t>
            </w:r>
          </w:p>
        </w:tc>
        <w:tc>
          <w:tcPr/>
          <w:p w:rsidR="00000000" w:rsidDel="00000000" w:rsidP="00000000" w:rsidRDefault="00000000" w:rsidRPr="00000000" w14:paraId="00000C09">
            <w:pPr>
              <w:rPr/>
            </w:pPr>
            <w:r w:rsidDel="00000000" w:rsidR="00000000" w:rsidRPr="00000000">
              <w:rPr>
                <w:rtl w:val="0"/>
              </w:rPr>
              <w:t xml:space="preserve">1</w:t>
            </w:r>
          </w:p>
        </w:tc>
        <w:tc>
          <w:tcPr/>
          <w:p w:rsidR="00000000" w:rsidDel="00000000" w:rsidP="00000000" w:rsidRDefault="00000000" w:rsidRPr="00000000" w14:paraId="00000C0A">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C0B">
            <w:pPr>
              <w:rPr/>
            </w:pPr>
            <w:r w:rsidDel="00000000" w:rsidR="00000000" w:rsidRPr="00000000">
              <w:rPr>
                <w:rtl w:val="0"/>
              </w:rPr>
              <w:t xml:space="preserve">DHFE15</w:t>
            </w:r>
          </w:p>
        </w:tc>
        <w:tc>
          <w:tcPr>
            <w:vAlign w:val="bottom"/>
          </w:tcPr>
          <w:p w:rsidR="00000000" w:rsidDel="00000000" w:rsidP="00000000" w:rsidRDefault="00000000" w:rsidRPr="00000000" w14:paraId="00000C0C">
            <w:pPr>
              <w:rPr/>
            </w:pPr>
            <w:r w:rsidDel="00000000" w:rsidR="00000000" w:rsidRPr="00000000">
              <w:rPr>
                <w:rtl w:val="0"/>
              </w:rPr>
              <w:t xml:space="preserve">(1) 2 3 (4) 5 (6) (7) (8) (9)</w:t>
            </w:r>
          </w:p>
        </w:tc>
        <w:tc>
          <w:tcPr/>
          <w:p w:rsidR="00000000" w:rsidDel="00000000" w:rsidP="00000000" w:rsidRDefault="00000000" w:rsidRPr="00000000" w14:paraId="00000C0D">
            <w:pPr>
              <w:rPr/>
            </w:pPr>
            <w:r w:rsidDel="00000000" w:rsidR="00000000" w:rsidRPr="00000000">
              <w:rPr>
                <w:rtl w:val="0"/>
              </w:rPr>
              <w:t xml:space="preserve">6</w:t>
            </w:r>
          </w:p>
        </w:tc>
        <w:tc>
          <w:tcPr/>
          <w:p w:rsidR="00000000" w:rsidDel="00000000" w:rsidP="00000000" w:rsidRDefault="00000000" w:rsidRPr="00000000" w14:paraId="00000C0E">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0F">
            <w:pPr>
              <w:rPr/>
            </w:pPr>
            <w:r w:rsidDel="00000000" w:rsidR="00000000" w:rsidRPr="00000000">
              <w:rPr>
                <w:rtl w:val="0"/>
              </w:rPr>
              <w:t xml:space="preserve">DHFE16</w:t>
            </w:r>
          </w:p>
        </w:tc>
        <w:tc>
          <w:tcPr>
            <w:vAlign w:val="bottom"/>
          </w:tcPr>
          <w:p w:rsidR="00000000" w:rsidDel="00000000" w:rsidP="00000000" w:rsidRDefault="00000000" w:rsidRPr="00000000" w14:paraId="00000C10">
            <w:pPr>
              <w:rPr/>
            </w:pPr>
            <w:r w:rsidDel="00000000" w:rsidR="00000000" w:rsidRPr="00000000">
              <w:rPr>
                <w:rtl w:val="0"/>
              </w:rPr>
              <w:t xml:space="preserve">(1) (2) (3) 4 5 (6) 7 (8) (9)</w:t>
            </w:r>
          </w:p>
        </w:tc>
        <w:tc>
          <w:tcPr/>
          <w:p w:rsidR="00000000" w:rsidDel="00000000" w:rsidP="00000000" w:rsidRDefault="00000000" w:rsidRPr="00000000" w14:paraId="00000C11">
            <w:pPr>
              <w:rPr/>
            </w:pPr>
            <w:r w:rsidDel="00000000" w:rsidR="00000000" w:rsidRPr="00000000">
              <w:rPr>
                <w:rtl w:val="0"/>
              </w:rPr>
              <w:t xml:space="preserve">6</w:t>
            </w:r>
          </w:p>
        </w:tc>
        <w:tc>
          <w:tcPr/>
          <w:p w:rsidR="00000000" w:rsidDel="00000000" w:rsidP="00000000" w:rsidRDefault="00000000" w:rsidRPr="00000000" w14:paraId="00000C12">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13">
            <w:pPr>
              <w:rPr/>
            </w:pPr>
            <w:r w:rsidDel="00000000" w:rsidR="00000000" w:rsidRPr="00000000">
              <w:rPr>
                <w:rtl w:val="0"/>
              </w:rPr>
              <w:t xml:space="preserve">DHFE17</w:t>
            </w:r>
          </w:p>
        </w:tc>
        <w:tc>
          <w:tcPr>
            <w:vAlign w:val="bottom"/>
          </w:tcPr>
          <w:p w:rsidR="00000000" w:rsidDel="00000000" w:rsidP="00000000" w:rsidRDefault="00000000" w:rsidRPr="00000000" w14:paraId="00000C14">
            <w:pPr>
              <w:rPr/>
            </w:pPr>
            <w:r w:rsidDel="00000000" w:rsidR="00000000" w:rsidRPr="00000000">
              <w:rPr>
                <w:rtl w:val="0"/>
              </w:rPr>
              <w:t xml:space="preserve">(1) 2 (3) 4 (5) (6) 7 8 (9)</w:t>
            </w:r>
          </w:p>
        </w:tc>
        <w:tc>
          <w:tcPr/>
          <w:p w:rsidR="00000000" w:rsidDel="00000000" w:rsidP="00000000" w:rsidRDefault="00000000" w:rsidRPr="00000000" w14:paraId="00000C15">
            <w:pPr>
              <w:rPr/>
            </w:pPr>
            <w:r w:rsidDel="00000000" w:rsidR="00000000" w:rsidRPr="00000000">
              <w:rPr>
                <w:rtl w:val="0"/>
              </w:rPr>
              <w:t xml:space="preserve">5</w:t>
            </w:r>
          </w:p>
        </w:tc>
        <w:tc>
          <w:tcPr/>
          <w:p w:rsidR="00000000" w:rsidDel="00000000" w:rsidP="00000000" w:rsidRDefault="00000000" w:rsidRPr="00000000" w14:paraId="00000C16">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C17">
            <w:pPr>
              <w:rPr/>
            </w:pPr>
            <w:r w:rsidDel="00000000" w:rsidR="00000000" w:rsidRPr="00000000">
              <w:rPr>
                <w:rtl w:val="0"/>
              </w:rPr>
              <w:t xml:space="preserve">DHFE18</w:t>
            </w:r>
          </w:p>
        </w:tc>
        <w:tc>
          <w:tcPr>
            <w:vAlign w:val="bottom"/>
          </w:tcPr>
          <w:p w:rsidR="00000000" w:rsidDel="00000000" w:rsidP="00000000" w:rsidRDefault="00000000" w:rsidRPr="00000000" w14:paraId="00000C18">
            <w:pPr>
              <w:rPr/>
            </w:pPr>
            <w:r w:rsidDel="00000000" w:rsidR="00000000" w:rsidRPr="00000000">
              <w:rPr>
                <w:rtl w:val="0"/>
              </w:rPr>
              <w:t xml:space="preserve">(1) (2) 3 4 (5) (6) (7) 8 (9)</w:t>
            </w:r>
          </w:p>
        </w:tc>
        <w:tc>
          <w:tcPr/>
          <w:p w:rsidR="00000000" w:rsidDel="00000000" w:rsidP="00000000" w:rsidRDefault="00000000" w:rsidRPr="00000000" w14:paraId="00000C19">
            <w:pPr>
              <w:rPr/>
            </w:pPr>
            <w:r w:rsidDel="00000000" w:rsidR="00000000" w:rsidRPr="00000000">
              <w:rPr>
                <w:rtl w:val="0"/>
              </w:rPr>
              <w:t xml:space="preserve">6</w:t>
            </w:r>
          </w:p>
        </w:tc>
        <w:tc>
          <w:tcPr/>
          <w:p w:rsidR="00000000" w:rsidDel="00000000" w:rsidP="00000000" w:rsidRDefault="00000000" w:rsidRPr="00000000" w14:paraId="00000C1A">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1B">
            <w:pPr>
              <w:rPr/>
            </w:pPr>
            <w:r w:rsidDel="00000000" w:rsidR="00000000" w:rsidRPr="00000000">
              <w:rPr>
                <w:rtl w:val="0"/>
              </w:rPr>
              <w:t xml:space="preserve">DHFE19</w:t>
            </w:r>
          </w:p>
        </w:tc>
        <w:tc>
          <w:tcPr>
            <w:vAlign w:val="bottom"/>
          </w:tcPr>
          <w:p w:rsidR="00000000" w:rsidDel="00000000" w:rsidP="00000000" w:rsidRDefault="00000000" w:rsidRPr="00000000" w14:paraId="00000C1C">
            <w:pPr>
              <w:rPr/>
            </w:pPr>
            <w:r w:rsidDel="00000000" w:rsidR="00000000" w:rsidRPr="00000000">
              <w:rPr>
                <w:rtl w:val="0"/>
              </w:rPr>
              <w:t xml:space="preserve">1 (2) 3 4 5 6 (7) (8) (9)</w:t>
            </w:r>
          </w:p>
        </w:tc>
        <w:tc>
          <w:tcPr/>
          <w:p w:rsidR="00000000" w:rsidDel="00000000" w:rsidP="00000000" w:rsidRDefault="00000000" w:rsidRPr="00000000" w14:paraId="00000C1D">
            <w:pPr>
              <w:rPr/>
            </w:pPr>
            <w:r w:rsidDel="00000000" w:rsidR="00000000" w:rsidRPr="00000000">
              <w:rPr>
                <w:rtl w:val="0"/>
              </w:rPr>
              <w:t xml:space="preserve">4</w:t>
            </w:r>
          </w:p>
        </w:tc>
        <w:tc>
          <w:tcPr/>
          <w:p w:rsidR="00000000" w:rsidDel="00000000" w:rsidP="00000000" w:rsidRDefault="00000000" w:rsidRPr="00000000" w14:paraId="00000C1E">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C1F">
            <w:pPr>
              <w:rPr/>
            </w:pPr>
            <w:r w:rsidDel="00000000" w:rsidR="00000000" w:rsidRPr="00000000">
              <w:rPr>
                <w:rtl w:val="0"/>
              </w:rPr>
              <w:t xml:space="preserve">DHFE20</w:t>
            </w:r>
          </w:p>
        </w:tc>
        <w:tc>
          <w:tcPr>
            <w:vAlign w:val="bottom"/>
          </w:tcPr>
          <w:p w:rsidR="00000000" w:rsidDel="00000000" w:rsidP="00000000" w:rsidRDefault="00000000" w:rsidRPr="00000000" w14:paraId="00000C20">
            <w:pPr>
              <w:rPr/>
            </w:pPr>
            <w:r w:rsidDel="00000000" w:rsidR="00000000" w:rsidRPr="00000000">
              <w:rPr>
                <w:rtl w:val="0"/>
              </w:rPr>
              <w:t xml:space="preserve">1 (2) 3 (4) 5 6 (7) (8) 9</w:t>
            </w:r>
          </w:p>
        </w:tc>
        <w:tc>
          <w:tcPr/>
          <w:p w:rsidR="00000000" w:rsidDel="00000000" w:rsidP="00000000" w:rsidRDefault="00000000" w:rsidRPr="00000000" w14:paraId="00000C21">
            <w:pPr>
              <w:rPr/>
            </w:pPr>
            <w:r w:rsidDel="00000000" w:rsidR="00000000" w:rsidRPr="00000000">
              <w:rPr>
                <w:rtl w:val="0"/>
              </w:rPr>
              <w:t xml:space="preserve">4</w:t>
            </w:r>
          </w:p>
        </w:tc>
        <w:tc>
          <w:tcPr/>
          <w:p w:rsidR="00000000" w:rsidDel="00000000" w:rsidP="00000000" w:rsidRDefault="00000000" w:rsidRPr="00000000" w14:paraId="00000C22">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C23">
            <w:pPr>
              <w:rPr/>
            </w:pPr>
            <w:r w:rsidDel="00000000" w:rsidR="00000000" w:rsidRPr="00000000">
              <w:rPr>
                <w:rtl w:val="0"/>
              </w:rPr>
              <w:t xml:space="preserve">DHFE21</w:t>
            </w:r>
          </w:p>
        </w:tc>
        <w:tc>
          <w:tcPr>
            <w:vAlign w:val="bottom"/>
          </w:tcPr>
          <w:p w:rsidR="00000000" w:rsidDel="00000000" w:rsidP="00000000" w:rsidRDefault="00000000" w:rsidRPr="00000000" w14:paraId="00000C24">
            <w:pPr>
              <w:rPr/>
            </w:pPr>
            <w:r w:rsidDel="00000000" w:rsidR="00000000" w:rsidRPr="00000000">
              <w:rPr>
                <w:rtl w:val="0"/>
              </w:rPr>
              <w:t xml:space="preserve">(1) (2) (3) 4 5 6 7 8 (9)</w:t>
            </w:r>
          </w:p>
        </w:tc>
        <w:tc>
          <w:tcPr/>
          <w:p w:rsidR="00000000" w:rsidDel="00000000" w:rsidP="00000000" w:rsidRDefault="00000000" w:rsidRPr="00000000" w14:paraId="00000C25">
            <w:pPr>
              <w:rPr/>
            </w:pPr>
            <w:r w:rsidDel="00000000" w:rsidR="00000000" w:rsidRPr="00000000">
              <w:rPr>
                <w:rtl w:val="0"/>
              </w:rPr>
              <w:t xml:space="preserve">4</w:t>
            </w:r>
          </w:p>
        </w:tc>
        <w:tc>
          <w:tcPr/>
          <w:p w:rsidR="00000000" w:rsidDel="00000000" w:rsidP="00000000" w:rsidRDefault="00000000" w:rsidRPr="00000000" w14:paraId="00000C26">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C27">
            <w:pPr>
              <w:rPr/>
            </w:pPr>
            <w:r w:rsidDel="00000000" w:rsidR="00000000" w:rsidRPr="00000000">
              <w:rPr>
                <w:rtl w:val="0"/>
              </w:rPr>
              <w:t xml:space="preserve">DHFE22</w:t>
            </w:r>
          </w:p>
        </w:tc>
        <w:tc>
          <w:tcPr>
            <w:vAlign w:val="bottom"/>
          </w:tcPr>
          <w:p w:rsidR="00000000" w:rsidDel="00000000" w:rsidP="00000000" w:rsidRDefault="00000000" w:rsidRPr="00000000" w14:paraId="00000C28">
            <w:pPr>
              <w:rPr/>
            </w:pPr>
            <w:r w:rsidDel="00000000" w:rsidR="00000000" w:rsidRPr="00000000">
              <w:rPr>
                <w:rtl w:val="0"/>
              </w:rPr>
              <w:t xml:space="preserve">1 (2) (3) (4) 5 (6) 7 (8) (9)</w:t>
            </w:r>
          </w:p>
        </w:tc>
        <w:tc>
          <w:tcPr/>
          <w:p w:rsidR="00000000" w:rsidDel="00000000" w:rsidP="00000000" w:rsidRDefault="00000000" w:rsidRPr="00000000" w14:paraId="00000C29">
            <w:pPr>
              <w:rPr/>
            </w:pPr>
            <w:r w:rsidDel="00000000" w:rsidR="00000000" w:rsidRPr="00000000">
              <w:rPr>
                <w:rtl w:val="0"/>
              </w:rPr>
              <w:t xml:space="preserve">6</w:t>
            </w:r>
          </w:p>
        </w:tc>
        <w:tc>
          <w:tcPr/>
          <w:p w:rsidR="00000000" w:rsidDel="00000000" w:rsidP="00000000" w:rsidRDefault="00000000" w:rsidRPr="00000000" w14:paraId="00000C2A">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2B">
            <w:pPr>
              <w:rPr/>
            </w:pPr>
            <w:r w:rsidDel="00000000" w:rsidR="00000000" w:rsidRPr="00000000">
              <w:rPr>
                <w:rtl w:val="0"/>
              </w:rPr>
              <w:t xml:space="preserve">DHFE23</w:t>
            </w:r>
          </w:p>
        </w:tc>
        <w:tc>
          <w:tcPr>
            <w:vAlign w:val="bottom"/>
          </w:tcPr>
          <w:p w:rsidR="00000000" w:rsidDel="00000000" w:rsidP="00000000" w:rsidRDefault="00000000" w:rsidRPr="00000000" w14:paraId="00000C2C">
            <w:pPr>
              <w:rPr/>
            </w:pPr>
            <w:r w:rsidDel="00000000" w:rsidR="00000000" w:rsidRPr="00000000">
              <w:rPr>
                <w:rtl w:val="0"/>
              </w:rPr>
              <w:t xml:space="preserve">1 (2) 3 (4) 5 6 7 8 9</w:t>
            </w:r>
          </w:p>
        </w:tc>
        <w:tc>
          <w:tcPr/>
          <w:p w:rsidR="00000000" w:rsidDel="00000000" w:rsidP="00000000" w:rsidRDefault="00000000" w:rsidRPr="00000000" w14:paraId="00000C2D">
            <w:pPr>
              <w:rPr/>
            </w:pPr>
            <w:r w:rsidDel="00000000" w:rsidR="00000000" w:rsidRPr="00000000">
              <w:rPr>
                <w:rtl w:val="0"/>
              </w:rPr>
              <w:t xml:space="preserve">2</w:t>
            </w:r>
          </w:p>
        </w:tc>
        <w:tc>
          <w:tcPr/>
          <w:p w:rsidR="00000000" w:rsidDel="00000000" w:rsidP="00000000" w:rsidRDefault="00000000" w:rsidRPr="00000000" w14:paraId="00000C2E">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2F">
            <w:pPr>
              <w:rPr/>
            </w:pPr>
            <w:r w:rsidDel="00000000" w:rsidR="00000000" w:rsidRPr="00000000">
              <w:rPr>
                <w:rtl w:val="0"/>
              </w:rPr>
              <w:t xml:space="preserve">DHFE24</w:t>
            </w:r>
          </w:p>
        </w:tc>
        <w:tc>
          <w:tcPr>
            <w:vAlign w:val="bottom"/>
          </w:tcPr>
          <w:p w:rsidR="00000000" w:rsidDel="00000000" w:rsidP="00000000" w:rsidRDefault="00000000" w:rsidRPr="00000000" w14:paraId="00000C30">
            <w:pPr>
              <w:rPr/>
            </w:pPr>
            <w:r w:rsidDel="00000000" w:rsidR="00000000" w:rsidRPr="00000000">
              <w:rPr>
                <w:rtl w:val="0"/>
              </w:rPr>
              <w:t xml:space="preserve">(1) (2) (3) 4 5 (6) (7) (8) 9</w:t>
            </w:r>
          </w:p>
        </w:tc>
        <w:tc>
          <w:tcPr/>
          <w:p w:rsidR="00000000" w:rsidDel="00000000" w:rsidP="00000000" w:rsidRDefault="00000000" w:rsidRPr="00000000" w14:paraId="00000C31">
            <w:pPr>
              <w:rPr/>
            </w:pPr>
            <w:r w:rsidDel="00000000" w:rsidR="00000000" w:rsidRPr="00000000">
              <w:rPr>
                <w:rtl w:val="0"/>
              </w:rPr>
              <w:t xml:space="preserve">6</w:t>
            </w:r>
          </w:p>
        </w:tc>
        <w:tc>
          <w:tcPr/>
          <w:p w:rsidR="00000000" w:rsidDel="00000000" w:rsidP="00000000" w:rsidRDefault="00000000" w:rsidRPr="00000000" w14:paraId="00000C32">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33">
            <w:pPr>
              <w:rPr/>
            </w:pPr>
            <w:r w:rsidDel="00000000" w:rsidR="00000000" w:rsidRPr="00000000">
              <w:rPr>
                <w:rtl w:val="0"/>
              </w:rPr>
              <w:t xml:space="preserve">DHFE25</w:t>
            </w:r>
          </w:p>
        </w:tc>
        <w:tc>
          <w:tcPr>
            <w:vAlign w:val="bottom"/>
          </w:tcPr>
          <w:p w:rsidR="00000000" w:rsidDel="00000000" w:rsidP="00000000" w:rsidRDefault="00000000" w:rsidRPr="00000000" w14:paraId="00000C34">
            <w:pPr>
              <w:rPr/>
            </w:pPr>
            <w:r w:rsidDel="00000000" w:rsidR="00000000" w:rsidRPr="00000000">
              <w:rPr>
                <w:rtl w:val="0"/>
              </w:rPr>
              <w:t xml:space="preserve">1 (2) 3 4 5 6 7 8 9</w:t>
            </w:r>
          </w:p>
        </w:tc>
        <w:tc>
          <w:tcPr/>
          <w:p w:rsidR="00000000" w:rsidDel="00000000" w:rsidP="00000000" w:rsidRDefault="00000000" w:rsidRPr="00000000" w14:paraId="00000C35">
            <w:pPr>
              <w:rPr/>
            </w:pPr>
            <w:r w:rsidDel="00000000" w:rsidR="00000000" w:rsidRPr="00000000">
              <w:rPr>
                <w:rtl w:val="0"/>
              </w:rPr>
              <w:t xml:space="preserve">1</w:t>
            </w:r>
          </w:p>
        </w:tc>
        <w:tc>
          <w:tcPr/>
          <w:p w:rsidR="00000000" w:rsidDel="00000000" w:rsidP="00000000" w:rsidRDefault="00000000" w:rsidRPr="00000000" w14:paraId="00000C36">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C37">
            <w:pPr>
              <w:rPr/>
            </w:pPr>
            <w:r w:rsidDel="00000000" w:rsidR="00000000" w:rsidRPr="00000000">
              <w:rPr>
                <w:rtl w:val="0"/>
              </w:rPr>
              <w:t xml:space="preserve">DHFE26</w:t>
            </w:r>
          </w:p>
        </w:tc>
        <w:tc>
          <w:tcPr>
            <w:vAlign w:val="bottom"/>
          </w:tcPr>
          <w:p w:rsidR="00000000" w:rsidDel="00000000" w:rsidP="00000000" w:rsidRDefault="00000000" w:rsidRPr="00000000" w14:paraId="00000C38">
            <w:pPr>
              <w:rPr/>
            </w:pPr>
            <w:r w:rsidDel="00000000" w:rsidR="00000000" w:rsidRPr="00000000">
              <w:rPr>
                <w:rtl w:val="0"/>
              </w:rPr>
              <w:t xml:space="preserve">1 (2) (3) (4) 5 (6) 7 (8) (9)</w:t>
            </w:r>
          </w:p>
        </w:tc>
        <w:tc>
          <w:tcPr/>
          <w:p w:rsidR="00000000" w:rsidDel="00000000" w:rsidP="00000000" w:rsidRDefault="00000000" w:rsidRPr="00000000" w14:paraId="00000C39">
            <w:pPr>
              <w:rPr/>
            </w:pPr>
            <w:r w:rsidDel="00000000" w:rsidR="00000000" w:rsidRPr="00000000">
              <w:rPr>
                <w:rtl w:val="0"/>
              </w:rPr>
              <w:t xml:space="preserve">6</w:t>
            </w:r>
          </w:p>
        </w:tc>
        <w:tc>
          <w:tcPr/>
          <w:p w:rsidR="00000000" w:rsidDel="00000000" w:rsidP="00000000" w:rsidRDefault="00000000" w:rsidRPr="00000000" w14:paraId="00000C3A">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3B">
            <w:pPr>
              <w:rPr/>
            </w:pPr>
            <w:r w:rsidDel="00000000" w:rsidR="00000000" w:rsidRPr="00000000">
              <w:rPr>
                <w:rtl w:val="0"/>
              </w:rPr>
              <w:t xml:space="preserve">DHFE27</w:t>
            </w:r>
          </w:p>
        </w:tc>
        <w:tc>
          <w:tcPr>
            <w:vAlign w:val="bottom"/>
          </w:tcPr>
          <w:p w:rsidR="00000000" w:rsidDel="00000000" w:rsidP="00000000" w:rsidRDefault="00000000" w:rsidRPr="00000000" w14:paraId="00000C3C">
            <w:pPr>
              <w:rPr/>
            </w:pPr>
            <w:r w:rsidDel="00000000" w:rsidR="00000000" w:rsidRPr="00000000">
              <w:rPr>
                <w:rtl w:val="0"/>
              </w:rPr>
              <w:t xml:space="preserve">1 (2) (3) (4) 5 6 (7) 8 (9)</w:t>
            </w:r>
          </w:p>
        </w:tc>
        <w:tc>
          <w:tcPr/>
          <w:p w:rsidR="00000000" w:rsidDel="00000000" w:rsidP="00000000" w:rsidRDefault="00000000" w:rsidRPr="00000000" w14:paraId="00000C3D">
            <w:pPr>
              <w:rPr/>
            </w:pPr>
            <w:r w:rsidDel="00000000" w:rsidR="00000000" w:rsidRPr="00000000">
              <w:rPr>
                <w:rtl w:val="0"/>
              </w:rPr>
              <w:t xml:space="preserve">5</w:t>
            </w:r>
          </w:p>
        </w:tc>
        <w:tc>
          <w:tcPr/>
          <w:p w:rsidR="00000000" w:rsidDel="00000000" w:rsidP="00000000" w:rsidRDefault="00000000" w:rsidRPr="00000000" w14:paraId="00000C3E">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C3F">
            <w:pPr>
              <w:rPr/>
            </w:pPr>
            <w:r w:rsidDel="00000000" w:rsidR="00000000" w:rsidRPr="00000000">
              <w:rPr>
                <w:rtl w:val="0"/>
              </w:rPr>
              <w:t xml:space="preserve">DHFE28</w:t>
            </w:r>
          </w:p>
        </w:tc>
        <w:tc>
          <w:tcPr>
            <w:vAlign w:val="bottom"/>
          </w:tcPr>
          <w:p w:rsidR="00000000" w:rsidDel="00000000" w:rsidP="00000000" w:rsidRDefault="00000000" w:rsidRPr="00000000" w14:paraId="00000C40">
            <w:pPr>
              <w:rPr/>
            </w:pPr>
            <w:r w:rsidDel="00000000" w:rsidR="00000000" w:rsidRPr="00000000">
              <w:rPr>
                <w:rtl w:val="0"/>
              </w:rPr>
              <w:t xml:space="preserve">(1) 2 (3) 4 (5) (6) 7 (8) (9)</w:t>
            </w:r>
          </w:p>
        </w:tc>
        <w:tc>
          <w:tcPr/>
          <w:p w:rsidR="00000000" w:rsidDel="00000000" w:rsidP="00000000" w:rsidRDefault="00000000" w:rsidRPr="00000000" w14:paraId="00000C41">
            <w:pPr>
              <w:rPr/>
            </w:pPr>
            <w:r w:rsidDel="00000000" w:rsidR="00000000" w:rsidRPr="00000000">
              <w:rPr>
                <w:rtl w:val="0"/>
              </w:rPr>
              <w:t xml:space="preserve">6</w:t>
            </w:r>
          </w:p>
        </w:tc>
        <w:tc>
          <w:tcPr/>
          <w:p w:rsidR="00000000" w:rsidDel="00000000" w:rsidP="00000000" w:rsidRDefault="00000000" w:rsidRPr="00000000" w14:paraId="00000C42">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43">
            <w:pPr>
              <w:rPr/>
            </w:pPr>
            <w:r w:rsidDel="00000000" w:rsidR="00000000" w:rsidRPr="00000000">
              <w:rPr>
                <w:rtl w:val="0"/>
              </w:rPr>
              <w:t xml:space="preserve">DHFE29</w:t>
            </w:r>
          </w:p>
        </w:tc>
        <w:tc>
          <w:tcPr>
            <w:vAlign w:val="bottom"/>
          </w:tcPr>
          <w:p w:rsidR="00000000" w:rsidDel="00000000" w:rsidP="00000000" w:rsidRDefault="00000000" w:rsidRPr="00000000" w14:paraId="00000C44">
            <w:pPr>
              <w:rPr/>
            </w:pPr>
            <w:r w:rsidDel="00000000" w:rsidR="00000000" w:rsidRPr="00000000">
              <w:rPr>
                <w:rtl w:val="0"/>
              </w:rPr>
              <w:t xml:space="preserve">(1) 2 (3) (4) (5) 6 (7) (8) 9</w:t>
            </w:r>
          </w:p>
        </w:tc>
        <w:tc>
          <w:tcPr/>
          <w:p w:rsidR="00000000" w:rsidDel="00000000" w:rsidP="00000000" w:rsidRDefault="00000000" w:rsidRPr="00000000" w14:paraId="00000C45">
            <w:pPr>
              <w:rPr/>
            </w:pPr>
            <w:r w:rsidDel="00000000" w:rsidR="00000000" w:rsidRPr="00000000">
              <w:rPr>
                <w:rtl w:val="0"/>
              </w:rPr>
              <w:t xml:space="preserve">6</w:t>
            </w:r>
          </w:p>
        </w:tc>
        <w:tc>
          <w:tcPr/>
          <w:p w:rsidR="00000000" w:rsidDel="00000000" w:rsidP="00000000" w:rsidRDefault="00000000" w:rsidRPr="00000000" w14:paraId="00000C46">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C47">
            <w:pPr>
              <w:rPr/>
            </w:pPr>
            <w:r w:rsidDel="00000000" w:rsidR="00000000" w:rsidRPr="00000000">
              <w:rPr>
                <w:rtl w:val="0"/>
              </w:rPr>
              <w:t xml:space="preserve">DHFE30</w:t>
            </w:r>
          </w:p>
        </w:tc>
        <w:tc>
          <w:tcPr>
            <w:vAlign w:val="bottom"/>
          </w:tcPr>
          <w:p w:rsidR="00000000" w:rsidDel="00000000" w:rsidP="00000000" w:rsidRDefault="00000000" w:rsidRPr="00000000" w14:paraId="00000C48">
            <w:pPr>
              <w:rPr/>
            </w:pPr>
            <w:r w:rsidDel="00000000" w:rsidR="00000000" w:rsidRPr="00000000">
              <w:rPr>
                <w:rtl w:val="0"/>
              </w:rPr>
              <w:t xml:space="preserve">(1) 2 3 (4) 5 6 (7) (8) (9)</w:t>
            </w:r>
          </w:p>
        </w:tc>
        <w:tc>
          <w:tcPr/>
          <w:p w:rsidR="00000000" w:rsidDel="00000000" w:rsidP="00000000" w:rsidRDefault="00000000" w:rsidRPr="00000000" w14:paraId="00000C49">
            <w:pPr>
              <w:rPr/>
            </w:pPr>
            <w:r w:rsidDel="00000000" w:rsidR="00000000" w:rsidRPr="00000000">
              <w:rPr>
                <w:rtl w:val="0"/>
              </w:rPr>
              <w:t xml:space="preserve">5</w:t>
            </w:r>
          </w:p>
        </w:tc>
        <w:tc>
          <w:tcPr/>
          <w:p w:rsidR="00000000" w:rsidDel="00000000" w:rsidP="00000000" w:rsidRDefault="00000000" w:rsidRPr="00000000" w14:paraId="00000C4A">
            <w:pPr>
              <w:rPr/>
            </w:pPr>
            <w:r w:rsidDel="00000000" w:rsidR="00000000" w:rsidRPr="00000000">
              <w:rPr>
                <w:rtl w:val="0"/>
              </w:rPr>
              <w:t xml:space="preserve">45</w:t>
            </w:r>
          </w:p>
        </w:tc>
      </w:tr>
    </w:tbl>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dignity-self</w:t>
      </w:r>
    </w:p>
    <w:tbl>
      <w:tblPr>
        <w:tblStyle w:val="Table26"/>
        <w:tblW w:w="6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
        <w:gridCol w:w="2256"/>
        <w:gridCol w:w="1863"/>
        <w:gridCol w:w="1463"/>
        <w:tblGridChange w:id="0">
          <w:tblGrid>
            <w:gridCol w:w="963"/>
            <w:gridCol w:w="2256"/>
            <w:gridCol w:w="1863"/>
            <w:gridCol w:w="1463"/>
          </w:tblGrid>
        </w:tblGridChange>
      </w:tblGrid>
      <w:tr>
        <w:trPr>
          <w:cantSplit w:val="0"/>
          <w:tblHeader w:val="0"/>
        </w:trPr>
        <w:tc>
          <w:tcPr>
            <w:vAlign w:val="center"/>
          </w:tcPr>
          <w:p w:rsidR="00000000" w:rsidDel="00000000" w:rsidP="00000000" w:rsidRDefault="00000000" w:rsidRPr="00000000" w14:paraId="00000C4E">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C4F">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C50">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C51">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52">
            <w:pPr>
              <w:rPr/>
            </w:pPr>
            <w:r w:rsidDel="00000000" w:rsidR="00000000" w:rsidRPr="00000000">
              <w:rPr>
                <w:rtl w:val="0"/>
              </w:rPr>
              <w:t xml:space="preserve">DHFE1</w:t>
            </w:r>
          </w:p>
        </w:tc>
        <w:tc>
          <w:tcPr>
            <w:vAlign w:val="bottom"/>
          </w:tcPr>
          <w:p w:rsidR="00000000" w:rsidDel="00000000" w:rsidP="00000000" w:rsidRDefault="00000000" w:rsidRPr="00000000" w14:paraId="00000C53">
            <w:pPr>
              <w:rPr/>
            </w:pPr>
            <w:r w:rsidDel="00000000" w:rsidR="00000000" w:rsidRPr="00000000">
              <w:rPr>
                <w:rtl w:val="0"/>
              </w:rPr>
              <w:t xml:space="preserve">1 2 (3) 4 5 6 7 8 9</w:t>
            </w:r>
          </w:p>
        </w:tc>
        <w:tc>
          <w:tcPr/>
          <w:p w:rsidR="00000000" w:rsidDel="00000000" w:rsidP="00000000" w:rsidRDefault="00000000" w:rsidRPr="00000000" w14:paraId="00000C54">
            <w:pPr>
              <w:rPr/>
            </w:pPr>
            <w:r w:rsidDel="00000000" w:rsidR="00000000" w:rsidRPr="00000000">
              <w:rPr>
                <w:rtl w:val="0"/>
              </w:rPr>
              <w:t xml:space="preserve">1</w:t>
            </w:r>
          </w:p>
        </w:tc>
        <w:tc>
          <w:tcPr/>
          <w:p w:rsidR="00000000" w:rsidDel="00000000" w:rsidP="00000000" w:rsidRDefault="00000000" w:rsidRPr="00000000" w14:paraId="00000C55">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C56">
            <w:pPr>
              <w:rPr/>
            </w:pPr>
            <w:r w:rsidDel="00000000" w:rsidR="00000000" w:rsidRPr="00000000">
              <w:rPr>
                <w:rtl w:val="0"/>
              </w:rPr>
              <w:t xml:space="preserve">DHFE2</w:t>
            </w:r>
          </w:p>
        </w:tc>
        <w:tc>
          <w:tcPr>
            <w:vAlign w:val="bottom"/>
          </w:tcPr>
          <w:p w:rsidR="00000000" w:rsidDel="00000000" w:rsidP="00000000" w:rsidRDefault="00000000" w:rsidRPr="00000000" w14:paraId="00000C57">
            <w:pPr>
              <w:rPr/>
            </w:pPr>
            <w:r w:rsidDel="00000000" w:rsidR="00000000" w:rsidRPr="00000000">
              <w:rPr>
                <w:rtl w:val="0"/>
              </w:rPr>
              <w:t xml:space="preserve">1 2 3 4 5 (6) 7 8 9</w:t>
            </w:r>
          </w:p>
        </w:tc>
        <w:tc>
          <w:tcPr/>
          <w:p w:rsidR="00000000" w:rsidDel="00000000" w:rsidP="00000000" w:rsidRDefault="00000000" w:rsidRPr="00000000" w14:paraId="00000C58">
            <w:pPr>
              <w:rPr/>
            </w:pPr>
            <w:r w:rsidDel="00000000" w:rsidR="00000000" w:rsidRPr="00000000">
              <w:rPr>
                <w:rtl w:val="0"/>
              </w:rPr>
              <w:t xml:space="preserve">1</w:t>
            </w:r>
          </w:p>
        </w:tc>
        <w:tc>
          <w:tcPr/>
          <w:p w:rsidR="00000000" w:rsidDel="00000000" w:rsidP="00000000" w:rsidRDefault="00000000" w:rsidRPr="00000000" w14:paraId="00000C59">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C5A">
            <w:pPr>
              <w:rPr/>
            </w:pPr>
            <w:r w:rsidDel="00000000" w:rsidR="00000000" w:rsidRPr="00000000">
              <w:rPr>
                <w:rtl w:val="0"/>
              </w:rPr>
              <w:t xml:space="preserve">DHFE3</w:t>
            </w:r>
          </w:p>
        </w:tc>
        <w:tc>
          <w:tcPr>
            <w:vAlign w:val="bottom"/>
          </w:tcPr>
          <w:p w:rsidR="00000000" w:rsidDel="00000000" w:rsidP="00000000" w:rsidRDefault="00000000" w:rsidRPr="00000000" w14:paraId="00000C5B">
            <w:pPr>
              <w:rPr/>
            </w:pPr>
            <w:r w:rsidDel="00000000" w:rsidR="00000000" w:rsidRPr="00000000">
              <w:rPr>
                <w:rtl w:val="0"/>
              </w:rPr>
              <w:t xml:space="preserve">1 2 (3) 4 5 (6) (7) 8 9</w:t>
            </w:r>
          </w:p>
        </w:tc>
        <w:tc>
          <w:tcPr/>
          <w:p w:rsidR="00000000" w:rsidDel="00000000" w:rsidP="00000000" w:rsidRDefault="00000000" w:rsidRPr="00000000" w14:paraId="00000C5C">
            <w:pPr>
              <w:rPr/>
            </w:pPr>
            <w:r w:rsidDel="00000000" w:rsidR="00000000" w:rsidRPr="00000000">
              <w:rPr>
                <w:rtl w:val="0"/>
              </w:rPr>
              <w:t xml:space="preserve">3</w:t>
            </w:r>
          </w:p>
        </w:tc>
        <w:tc>
          <w:tcPr/>
          <w:p w:rsidR="00000000" w:rsidDel="00000000" w:rsidP="00000000" w:rsidRDefault="00000000" w:rsidRPr="00000000" w14:paraId="00000C5D">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C5E">
            <w:pPr>
              <w:rPr/>
            </w:pPr>
            <w:r w:rsidDel="00000000" w:rsidR="00000000" w:rsidRPr="00000000">
              <w:rPr>
                <w:rtl w:val="0"/>
              </w:rPr>
              <w:t xml:space="preserve">DHFE4</w:t>
            </w:r>
          </w:p>
        </w:tc>
        <w:tc>
          <w:tcPr>
            <w:vAlign w:val="bottom"/>
          </w:tcPr>
          <w:p w:rsidR="00000000" w:rsidDel="00000000" w:rsidP="00000000" w:rsidRDefault="00000000" w:rsidRPr="00000000" w14:paraId="00000C5F">
            <w:pPr>
              <w:rPr/>
            </w:pPr>
            <w:r w:rsidDel="00000000" w:rsidR="00000000" w:rsidRPr="00000000">
              <w:rPr>
                <w:rtl w:val="0"/>
              </w:rPr>
              <w:t xml:space="preserve">1 2 3 4 5 (6) (7) 8 9</w:t>
            </w:r>
          </w:p>
        </w:tc>
        <w:tc>
          <w:tcPr/>
          <w:p w:rsidR="00000000" w:rsidDel="00000000" w:rsidP="00000000" w:rsidRDefault="00000000" w:rsidRPr="00000000" w14:paraId="00000C60">
            <w:pPr>
              <w:rPr/>
            </w:pPr>
            <w:r w:rsidDel="00000000" w:rsidR="00000000" w:rsidRPr="00000000">
              <w:rPr>
                <w:rtl w:val="0"/>
              </w:rPr>
              <w:t xml:space="preserve">2</w:t>
            </w:r>
          </w:p>
        </w:tc>
        <w:tc>
          <w:tcPr/>
          <w:p w:rsidR="00000000" w:rsidDel="00000000" w:rsidP="00000000" w:rsidRDefault="00000000" w:rsidRPr="00000000" w14:paraId="00000C61">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62">
            <w:pPr>
              <w:rPr/>
            </w:pPr>
            <w:r w:rsidDel="00000000" w:rsidR="00000000" w:rsidRPr="00000000">
              <w:rPr>
                <w:rtl w:val="0"/>
              </w:rPr>
              <w:t xml:space="preserve">DHFE5</w:t>
            </w:r>
          </w:p>
        </w:tc>
        <w:tc>
          <w:tcPr>
            <w:vAlign w:val="bottom"/>
          </w:tcPr>
          <w:p w:rsidR="00000000" w:rsidDel="00000000" w:rsidP="00000000" w:rsidRDefault="00000000" w:rsidRPr="00000000" w14:paraId="00000C63">
            <w:pPr>
              <w:rPr/>
            </w:pPr>
            <w:r w:rsidDel="00000000" w:rsidR="00000000" w:rsidRPr="00000000">
              <w:rPr>
                <w:rtl w:val="0"/>
              </w:rPr>
              <w:t xml:space="preserve">1 2 3 4 5 6 7 8 9</w:t>
            </w:r>
          </w:p>
        </w:tc>
        <w:tc>
          <w:tcPr/>
          <w:p w:rsidR="00000000" w:rsidDel="00000000" w:rsidP="00000000" w:rsidRDefault="00000000" w:rsidRPr="00000000" w14:paraId="00000C64">
            <w:pPr>
              <w:rPr/>
            </w:pPr>
            <w:r w:rsidDel="00000000" w:rsidR="00000000" w:rsidRPr="00000000">
              <w:rPr>
                <w:rtl w:val="0"/>
              </w:rPr>
              <w:t xml:space="preserve">0</w:t>
            </w:r>
          </w:p>
        </w:tc>
        <w:tc>
          <w:tcPr/>
          <w:p w:rsidR="00000000" w:rsidDel="00000000" w:rsidP="00000000" w:rsidRDefault="00000000" w:rsidRPr="00000000" w14:paraId="00000C65">
            <w:pPr>
              <w:rPr/>
            </w:pPr>
            <w:r w:rsidDel="00000000" w:rsidR="00000000" w:rsidRPr="00000000">
              <w:rPr>
                <w:rtl w:val="0"/>
              </w:rPr>
              <w:t xml:space="preserve">100</w:t>
            </w:r>
          </w:p>
        </w:tc>
      </w:tr>
    </w:tbl>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dignity-other</w:t>
      </w:r>
    </w:p>
    <w:tbl>
      <w:tblPr>
        <w:tblStyle w:val="Table27"/>
        <w:tblW w:w="6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2096"/>
        <w:gridCol w:w="1863"/>
        <w:gridCol w:w="1463"/>
        <w:tblGridChange w:id="0">
          <w:tblGrid>
            <w:gridCol w:w="1083"/>
            <w:gridCol w:w="2096"/>
            <w:gridCol w:w="1863"/>
            <w:gridCol w:w="1463"/>
          </w:tblGrid>
        </w:tblGridChange>
      </w:tblGrid>
      <w:tr>
        <w:trPr>
          <w:cantSplit w:val="0"/>
          <w:tblHeader w:val="0"/>
        </w:trPr>
        <w:tc>
          <w:tcPr>
            <w:vAlign w:val="center"/>
          </w:tcPr>
          <w:p w:rsidR="00000000" w:rsidDel="00000000" w:rsidP="00000000" w:rsidRDefault="00000000" w:rsidRPr="00000000" w14:paraId="00000C68">
            <w:pPr>
              <w:rPr>
                <w:color w:val="000000"/>
              </w:rPr>
            </w:pPr>
            <w:r w:rsidDel="00000000" w:rsidR="00000000" w:rsidRPr="00000000">
              <w:rPr>
                <w:b w:val="1"/>
                <w:bCs w:val="1"/>
                <w:color w:val="000000"/>
                <w:rtl w:val="0"/>
              </w:rPr>
              <w:t xml:space="preserve">Item </w:t>
            </w:r>
            <w:r w:rsidDel="00000000" w:rsidR="00000000" w:rsidRPr="00000000">
              <w:rPr>
                <w:rtl w:val="0"/>
              </w:rPr>
            </w:r>
          </w:p>
        </w:tc>
        <w:tc>
          <w:tcPr>
            <w:vAlign w:val="bottom"/>
          </w:tcPr>
          <w:p w:rsidR="00000000" w:rsidDel="00000000" w:rsidP="00000000" w:rsidRDefault="00000000" w:rsidRPr="00000000" w14:paraId="00000C69">
            <w:pPr>
              <w:rPr>
                <w:color w:val="000000"/>
              </w:rPr>
            </w:pPr>
            <w:r w:rsidDel="00000000" w:rsidR="00000000" w:rsidRPr="00000000">
              <w:rPr>
                <w:b w:val="1"/>
                <w:bCs w:val="1"/>
                <w:color w:val="000000"/>
                <w:rtl w:val="0"/>
              </w:rPr>
              <w:t xml:space="preserve">Loadings</w:t>
            </w:r>
            <w:r w:rsidDel="00000000" w:rsidR="00000000" w:rsidRPr="00000000">
              <w:rPr>
                <w:rtl w:val="0"/>
              </w:rPr>
            </w:r>
          </w:p>
        </w:tc>
        <w:tc>
          <w:tcPr/>
          <w:p w:rsidR="00000000" w:rsidDel="00000000" w:rsidP="00000000" w:rsidRDefault="00000000" w:rsidRPr="00000000" w14:paraId="00000C6A">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C6B">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6C">
            <w:pPr>
              <w:rPr/>
            </w:pPr>
            <w:r w:rsidDel="00000000" w:rsidR="00000000" w:rsidRPr="00000000">
              <w:rPr>
                <w:color w:val="000000"/>
                <w:rtl w:val="0"/>
              </w:rPr>
              <w:t xml:space="preserve">DHFE6</w:t>
            </w:r>
            <w:r w:rsidDel="00000000" w:rsidR="00000000" w:rsidRPr="00000000">
              <w:rPr>
                <w:rtl w:val="0"/>
              </w:rPr>
            </w:r>
          </w:p>
        </w:tc>
        <w:tc>
          <w:tcPr>
            <w:vAlign w:val="bottom"/>
          </w:tcPr>
          <w:p w:rsidR="00000000" w:rsidDel="00000000" w:rsidP="00000000" w:rsidRDefault="00000000" w:rsidRPr="00000000" w14:paraId="00000C6D">
            <w:pPr>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6E">
            <w:pPr>
              <w:rPr/>
            </w:pPr>
            <w:r w:rsidDel="00000000" w:rsidR="00000000" w:rsidRPr="00000000">
              <w:rPr>
                <w:rtl w:val="0"/>
              </w:rPr>
              <w:t xml:space="preserve">1</w:t>
            </w:r>
          </w:p>
        </w:tc>
        <w:tc>
          <w:tcPr/>
          <w:p w:rsidR="00000000" w:rsidDel="00000000" w:rsidP="00000000" w:rsidRDefault="00000000" w:rsidRPr="00000000" w14:paraId="00000C6F">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C70">
            <w:pPr>
              <w:rPr/>
            </w:pPr>
            <w:r w:rsidDel="00000000" w:rsidR="00000000" w:rsidRPr="00000000">
              <w:rPr>
                <w:color w:val="000000"/>
                <w:rtl w:val="0"/>
              </w:rPr>
              <w:t xml:space="preserve">DHFE7</w:t>
            </w:r>
            <w:r w:rsidDel="00000000" w:rsidR="00000000" w:rsidRPr="00000000">
              <w:rPr>
                <w:rtl w:val="0"/>
              </w:rPr>
            </w:r>
          </w:p>
        </w:tc>
        <w:tc>
          <w:tcPr>
            <w:vAlign w:val="bottom"/>
          </w:tcPr>
          <w:p w:rsidR="00000000" w:rsidDel="00000000" w:rsidP="00000000" w:rsidRDefault="00000000" w:rsidRPr="00000000" w14:paraId="00000C71">
            <w:pPr>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72">
            <w:pPr>
              <w:rPr/>
            </w:pPr>
            <w:r w:rsidDel="00000000" w:rsidR="00000000" w:rsidRPr="00000000">
              <w:rPr>
                <w:rtl w:val="0"/>
              </w:rPr>
              <w:t xml:space="preserve">2</w:t>
            </w:r>
          </w:p>
        </w:tc>
        <w:tc>
          <w:tcPr/>
          <w:p w:rsidR="00000000" w:rsidDel="00000000" w:rsidP="00000000" w:rsidRDefault="00000000" w:rsidRPr="00000000" w14:paraId="00000C73">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74">
            <w:pPr>
              <w:rPr>
                <w:color w:val="ee0000"/>
              </w:rPr>
            </w:pPr>
            <w:r w:rsidDel="00000000" w:rsidR="00000000" w:rsidRPr="00000000">
              <w:rPr>
                <w:color w:val="000000"/>
                <w:rtl w:val="0"/>
              </w:rPr>
              <w:t xml:space="preserve">DHFE8</w:t>
            </w:r>
            <w:r w:rsidDel="00000000" w:rsidR="00000000" w:rsidRPr="00000000">
              <w:rPr>
                <w:rtl w:val="0"/>
              </w:rPr>
            </w:r>
          </w:p>
        </w:tc>
        <w:tc>
          <w:tcPr>
            <w:vAlign w:val="bottom"/>
          </w:tcPr>
          <w:p w:rsidR="00000000" w:rsidDel="00000000" w:rsidP="00000000" w:rsidRDefault="00000000" w:rsidRPr="00000000" w14:paraId="00000C75">
            <w:pPr>
              <w:rPr>
                <w:color w:val="ee0000"/>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76">
            <w:pPr>
              <w:rPr>
                <w:color w:val="ee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C77">
            <w:pPr>
              <w:rPr>
                <w:color w:val="ee0000"/>
              </w:rPr>
            </w:pPr>
            <w:r w:rsidDel="00000000" w:rsidR="00000000" w:rsidRPr="00000000">
              <w:rPr>
                <w:rtl w:val="0"/>
              </w:rPr>
              <w:t xml:space="preserve">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78">
            <w:pPr>
              <w:rPr/>
            </w:pPr>
            <w:r w:rsidDel="00000000" w:rsidR="00000000" w:rsidRPr="00000000">
              <w:rPr>
                <w:color w:val="000000"/>
                <w:rtl w:val="0"/>
              </w:rPr>
              <w:t xml:space="preserve">DHFE9</w:t>
            </w:r>
            <w:r w:rsidDel="00000000" w:rsidR="00000000" w:rsidRPr="00000000">
              <w:rPr>
                <w:rtl w:val="0"/>
              </w:rPr>
            </w:r>
          </w:p>
        </w:tc>
        <w:tc>
          <w:tcPr>
            <w:vAlign w:val="bottom"/>
          </w:tcPr>
          <w:p w:rsidR="00000000" w:rsidDel="00000000" w:rsidP="00000000" w:rsidRDefault="00000000" w:rsidRPr="00000000" w14:paraId="00000C79">
            <w:pPr>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7A">
            <w:pPr>
              <w:rPr/>
            </w:pPr>
            <w:r w:rsidDel="00000000" w:rsidR="00000000" w:rsidRPr="00000000">
              <w:rPr>
                <w:rtl w:val="0"/>
              </w:rPr>
              <w:t xml:space="preserve">2</w:t>
            </w:r>
          </w:p>
        </w:tc>
        <w:tc>
          <w:tcPr/>
          <w:p w:rsidR="00000000" w:rsidDel="00000000" w:rsidP="00000000" w:rsidRDefault="00000000" w:rsidRPr="00000000" w14:paraId="00000C7B">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7C">
            <w:pPr>
              <w:rPr/>
            </w:pPr>
            <w:r w:rsidDel="00000000" w:rsidR="00000000" w:rsidRPr="00000000">
              <w:rPr>
                <w:color w:val="000000"/>
                <w:rtl w:val="0"/>
              </w:rPr>
              <w:t xml:space="preserve">DHFE10</w:t>
            </w:r>
            <w:r w:rsidDel="00000000" w:rsidR="00000000" w:rsidRPr="00000000">
              <w:rPr>
                <w:rtl w:val="0"/>
              </w:rPr>
            </w:r>
          </w:p>
        </w:tc>
        <w:tc>
          <w:tcPr>
            <w:vAlign w:val="bottom"/>
          </w:tcPr>
          <w:p w:rsidR="00000000" w:rsidDel="00000000" w:rsidP="00000000" w:rsidRDefault="00000000" w:rsidRPr="00000000" w14:paraId="00000C7D">
            <w:pPr>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7E">
            <w:pPr>
              <w:rPr/>
            </w:pPr>
            <w:r w:rsidDel="00000000" w:rsidR="00000000" w:rsidRPr="00000000">
              <w:rPr>
                <w:rtl w:val="0"/>
              </w:rPr>
              <w:t xml:space="preserve">1</w:t>
            </w:r>
          </w:p>
        </w:tc>
        <w:tc>
          <w:tcPr/>
          <w:p w:rsidR="00000000" w:rsidDel="00000000" w:rsidP="00000000" w:rsidRDefault="00000000" w:rsidRPr="00000000" w14:paraId="00000C7F">
            <w:pPr>
              <w:rPr/>
            </w:pPr>
            <w:r w:rsidDel="00000000" w:rsidR="00000000" w:rsidRPr="00000000">
              <w:rPr>
                <w:rtl w:val="0"/>
              </w:rPr>
              <w:t xml:space="preserve">89</w:t>
            </w:r>
          </w:p>
        </w:tc>
      </w:tr>
    </w:tbl>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honor-self</w:t>
      </w:r>
    </w:p>
    <w:tbl>
      <w:tblPr>
        <w:tblStyle w:val="Table28"/>
        <w:tblW w:w="6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2416"/>
        <w:gridCol w:w="1863"/>
        <w:gridCol w:w="1463"/>
        <w:tblGridChange w:id="0">
          <w:tblGrid>
            <w:gridCol w:w="1083"/>
            <w:gridCol w:w="2416"/>
            <w:gridCol w:w="1863"/>
            <w:gridCol w:w="1463"/>
          </w:tblGrid>
        </w:tblGridChange>
      </w:tblGrid>
      <w:tr>
        <w:trPr>
          <w:cantSplit w:val="0"/>
          <w:tblHeader w:val="0"/>
        </w:trPr>
        <w:tc>
          <w:tcPr>
            <w:vAlign w:val="center"/>
          </w:tcPr>
          <w:p w:rsidR="00000000" w:rsidDel="00000000" w:rsidP="00000000" w:rsidRDefault="00000000" w:rsidRPr="00000000" w14:paraId="00000C82">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C83">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C84">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C85">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86">
            <w:pPr>
              <w:rPr/>
            </w:pPr>
            <w:r w:rsidDel="00000000" w:rsidR="00000000" w:rsidRPr="00000000">
              <w:rPr>
                <w:rtl w:val="0"/>
              </w:rPr>
              <w:t xml:space="preserve">DHFE11</w:t>
            </w:r>
          </w:p>
        </w:tc>
        <w:tc>
          <w:tcPr>
            <w:vAlign w:val="bottom"/>
          </w:tcPr>
          <w:p w:rsidR="00000000" w:rsidDel="00000000" w:rsidP="00000000" w:rsidRDefault="00000000" w:rsidRPr="00000000" w14:paraId="00000C87">
            <w:pPr>
              <w:rPr/>
            </w:pPr>
            <w:r w:rsidDel="00000000" w:rsidR="00000000" w:rsidRPr="00000000">
              <w:rPr>
                <w:rtl w:val="0"/>
              </w:rPr>
              <w:t xml:space="preserve">(1) 2 3 (4) (5) 6 7 (8) 9</w:t>
            </w:r>
          </w:p>
        </w:tc>
        <w:tc>
          <w:tcPr/>
          <w:p w:rsidR="00000000" w:rsidDel="00000000" w:rsidP="00000000" w:rsidRDefault="00000000" w:rsidRPr="00000000" w14:paraId="00000C88">
            <w:pPr>
              <w:rPr/>
            </w:pPr>
            <w:r w:rsidDel="00000000" w:rsidR="00000000" w:rsidRPr="00000000">
              <w:rPr>
                <w:rtl w:val="0"/>
              </w:rPr>
              <w:t xml:space="preserve">4</w:t>
            </w:r>
          </w:p>
        </w:tc>
        <w:tc>
          <w:tcPr/>
          <w:p w:rsidR="00000000" w:rsidDel="00000000" w:rsidP="00000000" w:rsidRDefault="00000000" w:rsidRPr="00000000" w14:paraId="00000C89">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C8A">
            <w:pPr>
              <w:rPr/>
            </w:pPr>
            <w:r w:rsidDel="00000000" w:rsidR="00000000" w:rsidRPr="00000000">
              <w:rPr>
                <w:rtl w:val="0"/>
              </w:rPr>
              <w:t xml:space="preserve">DHFE12</w:t>
            </w:r>
          </w:p>
        </w:tc>
        <w:tc>
          <w:tcPr>
            <w:vAlign w:val="bottom"/>
          </w:tcPr>
          <w:p w:rsidR="00000000" w:rsidDel="00000000" w:rsidP="00000000" w:rsidRDefault="00000000" w:rsidRPr="00000000" w14:paraId="00000C8B">
            <w:pPr>
              <w:rPr/>
            </w:pPr>
            <w:r w:rsidDel="00000000" w:rsidR="00000000" w:rsidRPr="00000000">
              <w:rPr>
                <w:rtl w:val="0"/>
              </w:rPr>
              <w:t xml:space="preserve">1 2 3 4 5 (6) 7 8 9</w:t>
            </w:r>
          </w:p>
        </w:tc>
        <w:tc>
          <w:tcPr/>
          <w:p w:rsidR="00000000" w:rsidDel="00000000" w:rsidP="00000000" w:rsidRDefault="00000000" w:rsidRPr="00000000" w14:paraId="00000C8C">
            <w:pPr>
              <w:rPr/>
            </w:pPr>
            <w:r w:rsidDel="00000000" w:rsidR="00000000" w:rsidRPr="00000000">
              <w:rPr>
                <w:rtl w:val="0"/>
              </w:rPr>
              <w:t xml:space="preserve">1</w:t>
            </w:r>
          </w:p>
        </w:tc>
        <w:tc>
          <w:tcPr/>
          <w:p w:rsidR="00000000" w:rsidDel="00000000" w:rsidP="00000000" w:rsidRDefault="00000000" w:rsidRPr="00000000" w14:paraId="00000C8D">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C8E">
            <w:pPr>
              <w:rPr/>
            </w:pPr>
            <w:r w:rsidDel="00000000" w:rsidR="00000000" w:rsidRPr="00000000">
              <w:rPr>
                <w:rtl w:val="0"/>
              </w:rPr>
              <w:t xml:space="preserve">DHFE13</w:t>
            </w:r>
          </w:p>
        </w:tc>
        <w:tc>
          <w:tcPr>
            <w:vAlign w:val="bottom"/>
          </w:tcPr>
          <w:p w:rsidR="00000000" w:rsidDel="00000000" w:rsidP="00000000" w:rsidRDefault="00000000" w:rsidRPr="00000000" w14:paraId="00000C8F">
            <w:pPr>
              <w:rPr/>
            </w:pPr>
            <w:r w:rsidDel="00000000" w:rsidR="00000000" w:rsidRPr="00000000">
              <w:rPr>
                <w:rtl w:val="0"/>
              </w:rPr>
              <w:t xml:space="preserve">(1) 2 3 (4) 5 6 (7) (8) 9</w:t>
            </w:r>
          </w:p>
        </w:tc>
        <w:tc>
          <w:tcPr/>
          <w:p w:rsidR="00000000" w:rsidDel="00000000" w:rsidP="00000000" w:rsidRDefault="00000000" w:rsidRPr="00000000" w14:paraId="00000C90">
            <w:pPr>
              <w:rPr/>
            </w:pPr>
            <w:r w:rsidDel="00000000" w:rsidR="00000000" w:rsidRPr="00000000">
              <w:rPr>
                <w:rtl w:val="0"/>
              </w:rPr>
              <w:t xml:space="preserve">4</w:t>
            </w:r>
          </w:p>
        </w:tc>
        <w:tc>
          <w:tcPr/>
          <w:p w:rsidR="00000000" w:rsidDel="00000000" w:rsidP="00000000" w:rsidRDefault="00000000" w:rsidRPr="00000000" w14:paraId="00000C91">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C92">
            <w:pPr>
              <w:rPr/>
            </w:pPr>
            <w:r w:rsidDel="00000000" w:rsidR="00000000" w:rsidRPr="00000000">
              <w:rPr>
                <w:rtl w:val="0"/>
              </w:rPr>
              <w:t xml:space="preserve">DHFE14</w:t>
            </w:r>
          </w:p>
        </w:tc>
        <w:tc>
          <w:tcPr>
            <w:vAlign w:val="bottom"/>
          </w:tcPr>
          <w:p w:rsidR="00000000" w:rsidDel="00000000" w:rsidP="00000000" w:rsidRDefault="00000000" w:rsidRPr="00000000" w14:paraId="00000C93">
            <w:pPr>
              <w:rPr/>
            </w:pPr>
            <w:r w:rsidDel="00000000" w:rsidR="00000000" w:rsidRPr="00000000">
              <w:rPr>
                <w:rtl w:val="0"/>
              </w:rPr>
              <w:t xml:space="preserve">1 (2) 3 4 5 (6) 7 8 9</w:t>
            </w:r>
          </w:p>
        </w:tc>
        <w:tc>
          <w:tcPr/>
          <w:p w:rsidR="00000000" w:rsidDel="00000000" w:rsidP="00000000" w:rsidRDefault="00000000" w:rsidRPr="00000000" w14:paraId="00000C94">
            <w:pPr>
              <w:rPr/>
            </w:pPr>
            <w:r w:rsidDel="00000000" w:rsidR="00000000" w:rsidRPr="00000000">
              <w:rPr>
                <w:rtl w:val="0"/>
              </w:rPr>
              <w:t xml:space="preserve">2</w:t>
            </w:r>
          </w:p>
        </w:tc>
        <w:tc>
          <w:tcPr/>
          <w:p w:rsidR="00000000" w:rsidDel="00000000" w:rsidP="00000000" w:rsidRDefault="00000000" w:rsidRPr="00000000" w14:paraId="00000C95">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96">
            <w:pPr>
              <w:rPr/>
            </w:pPr>
            <w:r w:rsidDel="00000000" w:rsidR="00000000" w:rsidRPr="00000000">
              <w:rPr>
                <w:rtl w:val="0"/>
              </w:rPr>
              <w:t xml:space="preserve">DHFE15</w:t>
            </w:r>
          </w:p>
        </w:tc>
        <w:tc>
          <w:tcPr>
            <w:vAlign w:val="bottom"/>
          </w:tcPr>
          <w:p w:rsidR="00000000" w:rsidDel="00000000" w:rsidP="00000000" w:rsidRDefault="00000000" w:rsidRPr="00000000" w14:paraId="00000C97">
            <w:pPr>
              <w:rPr/>
            </w:pPr>
            <w:r w:rsidDel="00000000" w:rsidR="00000000" w:rsidRPr="00000000">
              <w:rPr>
                <w:rtl w:val="0"/>
              </w:rPr>
              <w:t xml:space="preserve">1 (2) 3 4 5 6 7 8 9</w:t>
            </w:r>
          </w:p>
        </w:tc>
        <w:tc>
          <w:tcPr/>
          <w:p w:rsidR="00000000" w:rsidDel="00000000" w:rsidP="00000000" w:rsidRDefault="00000000" w:rsidRPr="00000000" w14:paraId="00000C98">
            <w:pPr>
              <w:rPr/>
            </w:pPr>
            <w:r w:rsidDel="00000000" w:rsidR="00000000" w:rsidRPr="00000000">
              <w:rPr>
                <w:rtl w:val="0"/>
              </w:rPr>
              <w:t xml:space="preserve">1</w:t>
            </w:r>
          </w:p>
        </w:tc>
        <w:tc>
          <w:tcPr/>
          <w:p w:rsidR="00000000" w:rsidDel="00000000" w:rsidP="00000000" w:rsidRDefault="00000000" w:rsidRPr="00000000" w14:paraId="00000C99">
            <w:pPr>
              <w:rPr/>
            </w:pPr>
            <w:r w:rsidDel="00000000" w:rsidR="00000000" w:rsidRPr="00000000">
              <w:rPr>
                <w:rtl w:val="0"/>
              </w:rPr>
              <w:t xml:space="preserve">89</w:t>
            </w:r>
          </w:p>
        </w:tc>
      </w:tr>
    </w:tbl>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honor-other</w:t>
      </w:r>
    </w:p>
    <w:tbl>
      <w:tblPr>
        <w:tblStyle w:val="Table29"/>
        <w:tblW w:w="6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2256"/>
        <w:gridCol w:w="1863"/>
        <w:gridCol w:w="1463"/>
        <w:tblGridChange w:id="0">
          <w:tblGrid>
            <w:gridCol w:w="1083"/>
            <w:gridCol w:w="2256"/>
            <w:gridCol w:w="1863"/>
            <w:gridCol w:w="1463"/>
          </w:tblGrid>
        </w:tblGridChange>
      </w:tblGrid>
      <w:tr>
        <w:trPr>
          <w:cantSplit w:val="0"/>
          <w:tblHeader w:val="0"/>
        </w:trPr>
        <w:tc>
          <w:tcPr>
            <w:vAlign w:val="center"/>
          </w:tcPr>
          <w:p w:rsidR="00000000" w:rsidDel="00000000" w:rsidP="00000000" w:rsidRDefault="00000000" w:rsidRPr="00000000" w14:paraId="00000C9D">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C9E">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C9F">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CA0">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A1">
            <w:pPr>
              <w:rPr/>
            </w:pPr>
            <w:r w:rsidDel="00000000" w:rsidR="00000000" w:rsidRPr="00000000">
              <w:rPr>
                <w:rtl w:val="0"/>
              </w:rPr>
              <w:t xml:space="preserve">DHFE16</w:t>
            </w:r>
          </w:p>
        </w:tc>
        <w:tc>
          <w:tcPr>
            <w:vAlign w:val="bottom"/>
          </w:tcPr>
          <w:p w:rsidR="00000000" w:rsidDel="00000000" w:rsidP="00000000" w:rsidRDefault="00000000" w:rsidRPr="00000000" w14:paraId="00000CA2">
            <w:pPr>
              <w:rPr/>
            </w:pPr>
            <w:r w:rsidDel="00000000" w:rsidR="00000000" w:rsidRPr="00000000">
              <w:rPr>
                <w:rtl w:val="0"/>
              </w:rPr>
              <w:t xml:space="preserve">1 2 3 4 5 6 7 8 9</w:t>
            </w:r>
          </w:p>
        </w:tc>
        <w:tc>
          <w:tcPr/>
          <w:p w:rsidR="00000000" w:rsidDel="00000000" w:rsidP="00000000" w:rsidRDefault="00000000" w:rsidRPr="00000000" w14:paraId="00000CA3">
            <w:pPr>
              <w:rPr/>
            </w:pPr>
            <w:r w:rsidDel="00000000" w:rsidR="00000000" w:rsidRPr="00000000">
              <w:rPr>
                <w:rtl w:val="0"/>
              </w:rPr>
              <w:t xml:space="preserve">0</w:t>
            </w:r>
          </w:p>
        </w:tc>
        <w:tc>
          <w:tcPr/>
          <w:p w:rsidR="00000000" w:rsidDel="00000000" w:rsidP="00000000" w:rsidRDefault="00000000" w:rsidRPr="00000000" w14:paraId="00000CA4">
            <w:pPr>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CA5">
            <w:pPr>
              <w:rPr/>
            </w:pPr>
            <w:r w:rsidDel="00000000" w:rsidR="00000000" w:rsidRPr="00000000">
              <w:rPr>
                <w:rtl w:val="0"/>
              </w:rPr>
              <w:t xml:space="preserve">DHFE17</w:t>
            </w:r>
          </w:p>
        </w:tc>
        <w:tc>
          <w:tcPr>
            <w:vAlign w:val="bottom"/>
          </w:tcPr>
          <w:p w:rsidR="00000000" w:rsidDel="00000000" w:rsidP="00000000" w:rsidRDefault="00000000" w:rsidRPr="00000000" w14:paraId="00000CA6">
            <w:pPr>
              <w:rPr/>
            </w:pPr>
            <w:r w:rsidDel="00000000" w:rsidR="00000000" w:rsidRPr="00000000">
              <w:rPr>
                <w:rtl w:val="0"/>
              </w:rPr>
              <w:t xml:space="preserve">1 2 3 4 5 (6) 7 8 9</w:t>
            </w:r>
          </w:p>
        </w:tc>
        <w:tc>
          <w:tcPr/>
          <w:p w:rsidR="00000000" w:rsidDel="00000000" w:rsidP="00000000" w:rsidRDefault="00000000" w:rsidRPr="00000000" w14:paraId="00000CA7">
            <w:pPr>
              <w:rPr/>
            </w:pPr>
            <w:r w:rsidDel="00000000" w:rsidR="00000000" w:rsidRPr="00000000">
              <w:rPr>
                <w:rtl w:val="0"/>
              </w:rPr>
              <w:t xml:space="preserve">1</w:t>
            </w:r>
          </w:p>
        </w:tc>
        <w:tc>
          <w:tcPr/>
          <w:p w:rsidR="00000000" w:rsidDel="00000000" w:rsidP="00000000" w:rsidRDefault="00000000" w:rsidRPr="00000000" w14:paraId="00000CA8">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CA9">
            <w:pPr>
              <w:rPr/>
            </w:pPr>
            <w:r w:rsidDel="00000000" w:rsidR="00000000" w:rsidRPr="00000000">
              <w:rPr>
                <w:rtl w:val="0"/>
              </w:rPr>
              <w:t xml:space="preserve">DHFE18</w:t>
            </w:r>
          </w:p>
        </w:tc>
        <w:tc>
          <w:tcPr>
            <w:vAlign w:val="bottom"/>
          </w:tcPr>
          <w:p w:rsidR="00000000" w:rsidDel="00000000" w:rsidP="00000000" w:rsidRDefault="00000000" w:rsidRPr="00000000" w14:paraId="00000CAA">
            <w:pPr>
              <w:rPr/>
            </w:pPr>
            <w:r w:rsidDel="00000000" w:rsidR="00000000" w:rsidRPr="00000000">
              <w:rPr>
                <w:rtl w:val="0"/>
              </w:rPr>
              <w:t xml:space="preserve">1 (2) 3 (4) 5 (6) 7 8 9</w:t>
            </w:r>
          </w:p>
        </w:tc>
        <w:tc>
          <w:tcPr/>
          <w:p w:rsidR="00000000" w:rsidDel="00000000" w:rsidP="00000000" w:rsidRDefault="00000000" w:rsidRPr="00000000" w14:paraId="00000CAB">
            <w:pPr>
              <w:rPr/>
            </w:pPr>
            <w:r w:rsidDel="00000000" w:rsidR="00000000" w:rsidRPr="00000000">
              <w:rPr>
                <w:rtl w:val="0"/>
              </w:rPr>
              <w:t xml:space="preserve">3</w:t>
            </w:r>
          </w:p>
        </w:tc>
        <w:tc>
          <w:tcPr/>
          <w:p w:rsidR="00000000" w:rsidDel="00000000" w:rsidP="00000000" w:rsidRDefault="00000000" w:rsidRPr="00000000" w14:paraId="00000CAC">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CAD">
            <w:pPr>
              <w:rPr/>
            </w:pPr>
            <w:r w:rsidDel="00000000" w:rsidR="00000000" w:rsidRPr="00000000">
              <w:rPr>
                <w:rtl w:val="0"/>
              </w:rPr>
              <w:t xml:space="preserve">DHFE19</w:t>
            </w:r>
          </w:p>
        </w:tc>
        <w:tc>
          <w:tcPr>
            <w:vAlign w:val="bottom"/>
          </w:tcPr>
          <w:p w:rsidR="00000000" w:rsidDel="00000000" w:rsidP="00000000" w:rsidRDefault="00000000" w:rsidRPr="00000000" w14:paraId="00000CAE">
            <w:pPr>
              <w:rPr/>
            </w:pPr>
            <w:r w:rsidDel="00000000" w:rsidR="00000000" w:rsidRPr="00000000">
              <w:rPr>
                <w:rtl w:val="0"/>
              </w:rPr>
              <w:t xml:space="preserve">1 (2) 3 4 5 6 7 8 9</w:t>
            </w:r>
          </w:p>
        </w:tc>
        <w:tc>
          <w:tcPr/>
          <w:p w:rsidR="00000000" w:rsidDel="00000000" w:rsidP="00000000" w:rsidRDefault="00000000" w:rsidRPr="00000000" w14:paraId="00000CAF">
            <w:pPr>
              <w:rPr/>
            </w:pPr>
            <w:r w:rsidDel="00000000" w:rsidR="00000000" w:rsidRPr="00000000">
              <w:rPr>
                <w:rtl w:val="0"/>
              </w:rPr>
              <w:t xml:space="preserve">1</w:t>
            </w:r>
          </w:p>
        </w:tc>
        <w:tc>
          <w:tcPr/>
          <w:p w:rsidR="00000000" w:rsidDel="00000000" w:rsidP="00000000" w:rsidRDefault="00000000" w:rsidRPr="00000000" w14:paraId="00000CB0">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CB1">
            <w:pPr>
              <w:rPr/>
            </w:pPr>
            <w:r w:rsidDel="00000000" w:rsidR="00000000" w:rsidRPr="00000000">
              <w:rPr>
                <w:rtl w:val="0"/>
              </w:rPr>
              <w:t xml:space="preserve">DHFE20</w:t>
            </w:r>
          </w:p>
        </w:tc>
        <w:tc>
          <w:tcPr>
            <w:vAlign w:val="bottom"/>
          </w:tcPr>
          <w:p w:rsidR="00000000" w:rsidDel="00000000" w:rsidP="00000000" w:rsidRDefault="00000000" w:rsidRPr="00000000" w14:paraId="00000CB2">
            <w:pPr>
              <w:rPr/>
            </w:pPr>
            <w:r w:rsidDel="00000000" w:rsidR="00000000" w:rsidRPr="00000000">
              <w:rPr>
                <w:rtl w:val="0"/>
              </w:rPr>
              <w:t xml:space="preserve">1 2 3 4 (5) (6) (7) 8 9</w:t>
            </w:r>
          </w:p>
        </w:tc>
        <w:tc>
          <w:tcPr/>
          <w:p w:rsidR="00000000" w:rsidDel="00000000" w:rsidP="00000000" w:rsidRDefault="00000000" w:rsidRPr="00000000" w14:paraId="00000CB3">
            <w:pPr>
              <w:rPr/>
            </w:pPr>
            <w:r w:rsidDel="00000000" w:rsidR="00000000" w:rsidRPr="00000000">
              <w:rPr>
                <w:rtl w:val="0"/>
              </w:rPr>
              <w:t xml:space="preserve">3</w:t>
            </w:r>
          </w:p>
        </w:tc>
        <w:tc>
          <w:tcPr/>
          <w:p w:rsidR="00000000" w:rsidDel="00000000" w:rsidP="00000000" w:rsidRDefault="00000000" w:rsidRPr="00000000" w14:paraId="00000CB4">
            <w:pPr>
              <w:rPr/>
            </w:pPr>
            <w:r w:rsidDel="00000000" w:rsidR="00000000" w:rsidRPr="00000000">
              <w:rPr>
                <w:rtl w:val="0"/>
              </w:rPr>
              <w:t xml:space="preserve">67</w:t>
            </w:r>
          </w:p>
        </w:tc>
      </w:tr>
    </w:tbl>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face-self</w:t>
      </w:r>
    </w:p>
    <w:tbl>
      <w:tblPr>
        <w:tblStyle w:val="Table30"/>
        <w:tblW w:w="6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2096"/>
        <w:gridCol w:w="1863"/>
        <w:gridCol w:w="1463"/>
        <w:tblGridChange w:id="0">
          <w:tblGrid>
            <w:gridCol w:w="1083"/>
            <w:gridCol w:w="2096"/>
            <w:gridCol w:w="1863"/>
            <w:gridCol w:w="1463"/>
          </w:tblGrid>
        </w:tblGridChange>
      </w:tblGrid>
      <w:tr>
        <w:trPr>
          <w:cantSplit w:val="0"/>
          <w:tblHeader w:val="0"/>
        </w:trPr>
        <w:tc>
          <w:tcPr>
            <w:vAlign w:val="center"/>
          </w:tcPr>
          <w:p w:rsidR="00000000" w:rsidDel="00000000" w:rsidP="00000000" w:rsidRDefault="00000000" w:rsidRPr="00000000" w14:paraId="00000CB7">
            <w:pPr>
              <w:rPr>
                <w:color w:val="000000"/>
              </w:rPr>
            </w:pPr>
            <w:r w:rsidDel="00000000" w:rsidR="00000000" w:rsidRPr="00000000">
              <w:rPr>
                <w:b w:val="1"/>
                <w:bCs w:val="1"/>
                <w:color w:val="000000"/>
                <w:rtl w:val="0"/>
              </w:rPr>
              <w:t xml:space="preserve">Item </w:t>
            </w:r>
            <w:r w:rsidDel="00000000" w:rsidR="00000000" w:rsidRPr="00000000">
              <w:rPr>
                <w:rtl w:val="0"/>
              </w:rPr>
            </w:r>
          </w:p>
        </w:tc>
        <w:tc>
          <w:tcPr>
            <w:vAlign w:val="bottom"/>
          </w:tcPr>
          <w:p w:rsidR="00000000" w:rsidDel="00000000" w:rsidP="00000000" w:rsidRDefault="00000000" w:rsidRPr="00000000" w14:paraId="00000CB8">
            <w:pPr>
              <w:rPr>
                <w:color w:val="000000"/>
              </w:rPr>
            </w:pPr>
            <w:r w:rsidDel="00000000" w:rsidR="00000000" w:rsidRPr="00000000">
              <w:rPr>
                <w:b w:val="1"/>
                <w:bCs w:val="1"/>
                <w:color w:val="000000"/>
                <w:rtl w:val="0"/>
              </w:rPr>
              <w:t xml:space="preserve">Loadings</w:t>
            </w:r>
            <w:r w:rsidDel="00000000" w:rsidR="00000000" w:rsidRPr="00000000">
              <w:rPr>
                <w:rtl w:val="0"/>
              </w:rPr>
            </w:r>
          </w:p>
        </w:tc>
        <w:tc>
          <w:tcPr/>
          <w:p w:rsidR="00000000" w:rsidDel="00000000" w:rsidP="00000000" w:rsidRDefault="00000000" w:rsidRPr="00000000" w14:paraId="00000CB9">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CBA">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BB">
            <w:pPr>
              <w:rPr/>
            </w:pPr>
            <w:r w:rsidDel="00000000" w:rsidR="00000000" w:rsidRPr="00000000">
              <w:rPr>
                <w:color w:val="000000"/>
                <w:rtl w:val="0"/>
              </w:rPr>
              <w:t xml:space="preserve">DHFE21</w:t>
            </w:r>
            <w:r w:rsidDel="00000000" w:rsidR="00000000" w:rsidRPr="00000000">
              <w:rPr>
                <w:rtl w:val="0"/>
              </w:rPr>
            </w:r>
          </w:p>
        </w:tc>
        <w:tc>
          <w:tcPr>
            <w:vAlign w:val="bottom"/>
          </w:tcPr>
          <w:p w:rsidR="00000000" w:rsidDel="00000000" w:rsidP="00000000" w:rsidRDefault="00000000" w:rsidRPr="00000000" w14:paraId="00000CBC">
            <w:pPr>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BD">
            <w:pPr>
              <w:rPr/>
            </w:pPr>
            <w:r w:rsidDel="00000000" w:rsidR="00000000" w:rsidRPr="00000000">
              <w:rPr>
                <w:rtl w:val="0"/>
              </w:rPr>
              <w:t xml:space="preserve">0</w:t>
            </w:r>
          </w:p>
        </w:tc>
        <w:tc>
          <w:tcPr/>
          <w:p w:rsidR="00000000" w:rsidDel="00000000" w:rsidP="00000000" w:rsidRDefault="00000000" w:rsidRPr="00000000" w14:paraId="00000CBE">
            <w:pPr>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CBF">
            <w:pPr>
              <w:rPr/>
            </w:pPr>
            <w:r w:rsidDel="00000000" w:rsidR="00000000" w:rsidRPr="00000000">
              <w:rPr>
                <w:color w:val="000000"/>
                <w:rtl w:val="0"/>
              </w:rPr>
              <w:t xml:space="preserve">DHFE22</w:t>
            </w:r>
            <w:r w:rsidDel="00000000" w:rsidR="00000000" w:rsidRPr="00000000">
              <w:rPr>
                <w:rtl w:val="0"/>
              </w:rPr>
            </w:r>
          </w:p>
        </w:tc>
        <w:tc>
          <w:tcPr>
            <w:vAlign w:val="bottom"/>
          </w:tcPr>
          <w:p w:rsidR="00000000" w:rsidDel="00000000" w:rsidP="00000000" w:rsidRDefault="00000000" w:rsidRPr="00000000" w14:paraId="00000CC0">
            <w:pPr>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C1">
            <w:pPr>
              <w:rPr/>
            </w:pPr>
            <w:r w:rsidDel="00000000" w:rsidR="00000000" w:rsidRPr="00000000">
              <w:rPr>
                <w:rtl w:val="0"/>
              </w:rPr>
              <w:t xml:space="preserve">2</w:t>
            </w:r>
          </w:p>
        </w:tc>
        <w:tc>
          <w:tcPr/>
          <w:p w:rsidR="00000000" w:rsidDel="00000000" w:rsidP="00000000" w:rsidRDefault="00000000" w:rsidRPr="00000000" w14:paraId="00000CC2">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C3">
            <w:pPr>
              <w:rPr>
                <w:color w:val="ee0000"/>
              </w:rPr>
            </w:pPr>
            <w:r w:rsidDel="00000000" w:rsidR="00000000" w:rsidRPr="00000000">
              <w:rPr>
                <w:color w:val="000000"/>
                <w:rtl w:val="0"/>
              </w:rPr>
              <w:t xml:space="preserve">DHFE23</w:t>
            </w:r>
            <w:r w:rsidDel="00000000" w:rsidR="00000000" w:rsidRPr="00000000">
              <w:rPr>
                <w:rtl w:val="0"/>
              </w:rPr>
            </w:r>
          </w:p>
        </w:tc>
        <w:tc>
          <w:tcPr>
            <w:vAlign w:val="bottom"/>
          </w:tcPr>
          <w:p w:rsidR="00000000" w:rsidDel="00000000" w:rsidP="00000000" w:rsidRDefault="00000000" w:rsidRPr="00000000" w14:paraId="00000CC4">
            <w:pPr>
              <w:rPr>
                <w:color w:val="ee0000"/>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C5">
            <w:pPr>
              <w:rPr/>
            </w:pPr>
            <w:r w:rsidDel="00000000" w:rsidR="00000000" w:rsidRPr="00000000">
              <w:rPr>
                <w:rtl w:val="0"/>
              </w:rPr>
              <w:t xml:space="preserve">2</w:t>
            </w:r>
          </w:p>
        </w:tc>
        <w:tc>
          <w:tcPr/>
          <w:p w:rsidR="00000000" w:rsidDel="00000000" w:rsidP="00000000" w:rsidRDefault="00000000" w:rsidRPr="00000000" w14:paraId="00000CC6">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C7">
            <w:pPr>
              <w:rPr/>
            </w:pPr>
            <w:r w:rsidDel="00000000" w:rsidR="00000000" w:rsidRPr="00000000">
              <w:rPr>
                <w:color w:val="000000"/>
                <w:rtl w:val="0"/>
              </w:rPr>
              <w:t xml:space="preserve">DHFE24</w:t>
            </w:r>
            <w:r w:rsidDel="00000000" w:rsidR="00000000" w:rsidRPr="00000000">
              <w:rPr>
                <w:rtl w:val="0"/>
              </w:rPr>
            </w:r>
          </w:p>
        </w:tc>
        <w:tc>
          <w:tcPr>
            <w:vAlign w:val="bottom"/>
          </w:tcPr>
          <w:p w:rsidR="00000000" w:rsidDel="00000000" w:rsidP="00000000" w:rsidRDefault="00000000" w:rsidRPr="00000000" w14:paraId="00000CC8">
            <w:pPr>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C9">
            <w:pPr>
              <w:rPr/>
            </w:pPr>
            <w:r w:rsidDel="00000000" w:rsidR="00000000" w:rsidRPr="00000000">
              <w:rPr>
                <w:rtl w:val="0"/>
              </w:rPr>
              <w:t xml:space="preserve">2</w:t>
            </w:r>
          </w:p>
        </w:tc>
        <w:tc>
          <w:tcPr/>
          <w:p w:rsidR="00000000" w:rsidDel="00000000" w:rsidP="00000000" w:rsidRDefault="00000000" w:rsidRPr="00000000" w14:paraId="00000CCA">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CB">
            <w:pPr>
              <w:rPr/>
            </w:pPr>
            <w:r w:rsidDel="00000000" w:rsidR="00000000" w:rsidRPr="00000000">
              <w:rPr>
                <w:color w:val="000000"/>
                <w:rtl w:val="0"/>
              </w:rPr>
              <w:t xml:space="preserve">DHFE25</w:t>
            </w:r>
            <w:r w:rsidDel="00000000" w:rsidR="00000000" w:rsidRPr="00000000">
              <w:rPr>
                <w:rtl w:val="0"/>
              </w:rPr>
            </w:r>
          </w:p>
        </w:tc>
        <w:tc>
          <w:tcPr>
            <w:vAlign w:val="bottom"/>
          </w:tcPr>
          <w:p w:rsidR="00000000" w:rsidDel="00000000" w:rsidP="00000000" w:rsidRDefault="00000000" w:rsidRPr="00000000" w14:paraId="00000CCC">
            <w:pPr>
              <w:rPr/>
            </w:pPr>
            <w:r w:rsidDel="00000000" w:rsidR="00000000" w:rsidRPr="00000000">
              <w:rPr>
                <w:color w:val="000000"/>
                <w:rtl w:val="0"/>
              </w:rPr>
              <w:t xml:space="preserve">1 2 3 4 5 (6) 7 8 9</w:t>
            </w:r>
            <w:r w:rsidDel="00000000" w:rsidR="00000000" w:rsidRPr="00000000">
              <w:rPr>
                <w:rtl w:val="0"/>
              </w:rPr>
            </w:r>
          </w:p>
        </w:tc>
        <w:tc>
          <w:tcPr/>
          <w:p w:rsidR="00000000" w:rsidDel="00000000" w:rsidP="00000000" w:rsidRDefault="00000000" w:rsidRPr="00000000" w14:paraId="00000CCD">
            <w:pPr>
              <w:rPr/>
            </w:pPr>
            <w:r w:rsidDel="00000000" w:rsidR="00000000" w:rsidRPr="00000000">
              <w:rPr>
                <w:rtl w:val="0"/>
              </w:rPr>
              <w:t xml:space="preserve">1</w:t>
            </w:r>
          </w:p>
        </w:tc>
        <w:tc>
          <w:tcPr/>
          <w:p w:rsidR="00000000" w:rsidDel="00000000" w:rsidP="00000000" w:rsidRDefault="00000000" w:rsidRPr="00000000" w14:paraId="00000CCE">
            <w:pPr>
              <w:rPr/>
            </w:pPr>
            <w:r w:rsidDel="00000000" w:rsidR="00000000" w:rsidRPr="00000000">
              <w:rPr>
                <w:rtl w:val="0"/>
              </w:rPr>
              <w:t xml:space="preserve">89</w:t>
            </w:r>
          </w:p>
        </w:tc>
      </w:tr>
    </w:tbl>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face-other</w:t>
      </w:r>
    </w:p>
    <w:tbl>
      <w:tblPr>
        <w:tblStyle w:val="Table31"/>
        <w:tblW w:w="6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2416"/>
        <w:gridCol w:w="1863"/>
        <w:gridCol w:w="1463"/>
        <w:tblGridChange w:id="0">
          <w:tblGrid>
            <w:gridCol w:w="1083"/>
            <w:gridCol w:w="2416"/>
            <w:gridCol w:w="1863"/>
            <w:gridCol w:w="1463"/>
          </w:tblGrid>
        </w:tblGridChange>
      </w:tblGrid>
      <w:tr>
        <w:trPr>
          <w:cantSplit w:val="0"/>
          <w:tblHeader w:val="0"/>
        </w:trPr>
        <w:tc>
          <w:tcPr>
            <w:vAlign w:val="center"/>
          </w:tcPr>
          <w:p w:rsidR="00000000" w:rsidDel="00000000" w:rsidP="00000000" w:rsidRDefault="00000000" w:rsidRPr="00000000" w14:paraId="00000CD1">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CD2">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CD3">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CD4">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D5">
            <w:pPr>
              <w:rPr/>
            </w:pPr>
            <w:r w:rsidDel="00000000" w:rsidR="00000000" w:rsidRPr="00000000">
              <w:rPr>
                <w:rtl w:val="0"/>
              </w:rPr>
              <w:t xml:space="preserve">DHFE26</w:t>
            </w:r>
          </w:p>
        </w:tc>
        <w:tc>
          <w:tcPr>
            <w:vAlign w:val="bottom"/>
          </w:tcPr>
          <w:p w:rsidR="00000000" w:rsidDel="00000000" w:rsidP="00000000" w:rsidRDefault="00000000" w:rsidRPr="00000000" w14:paraId="00000CD6">
            <w:pPr>
              <w:rPr/>
            </w:pPr>
            <w:r w:rsidDel="00000000" w:rsidR="00000000" w:rsidRPr="00000000">
              <w:rPr>
                <w:rtl w:val="0"/>
              </w:rPr>
              <w:t xml:space="preserve">1 2 3 4 5 6 7 8 9</w:t>
            </w:r>
          </w:p>
        </w:tc>
        <w:tc>
          <w:tcPr/>
          <w:p w:rsidR="00000000" w:rsidDel="00000000" w:rsidP="00000000" w:rsidRDefault="00000000" w:rsidRPr="00000000" w14:paraId="00000CD7">
            <w:pPr>
              <w:rPr/>
            </w:pPr>
            <w:r w:rsidDel="00000000" w:rsidR="00000000" w:rsidRPr="00000000">
              <w:rPr>
                <w:rtl w:val="0"/>
              </w:rPr>
              <w:t xml:space="preserve">0</w:t>
            </w:r>
          </w:p>
        </w:tc>
        <w:tc>
          <w:tcPr/>
          <w:p w:rsidR="00000000" w:rsidDel="00000000" w:rsidP="00000000" w:rsidRDefault="00000000" w:rsidRPr="00000000" w14:paraId="00000CD8">
            <w:pPr>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CD9">
            <w:pPr>
              <w:rPr/>
            </w:pPr>
            <w:r w:rsidDel="00000000" w:rsidR="00000000" w:rsidRPr="00000000">
              <w:rPr>
                <w:rtl w:val="0"/>
              </w:rPr>
              <w:t xml:space="preserve">DHFE27</w:t>
            </w:r>
          </w:p>
        </w:tc>
        <w:tc>
          <w:tcPr>
            <w:vAlign w:val="bottom"/>
          </w:tcPr>
          <w:p w:rsidR="00000000" w:rsidDel="00000000" w:rsidP="00000000" w:rsidRDefault="00000000" w:rsidRPr="00000000" w14:paraId="00000CDA">
            <w:pPr>
              <w:rPr/>
            </w:pPr>
            <w:r w:rsidDel="00000000" w:rsidR="00000000" w:rsidRPr="00000000">
              <w:rPr>
                <w:rtl w:val="0"/>
              </w:rPr>
              <w:t xml:space="preserve">1 2 3 4 5 6 7 8 9</w:t>
            </w:r>
          </w:p>
        </w:tc>
        <w:tc>
          <w:tcPr/>
          <w:p w:rsidR="00000000" w:rsidDel="00000000" w:rsidP="00000000" w:rsidRDefault="00000000" w:rsidRPr="00000000" w14:paraId="00000CDB">
            <w:pPr>
              <w:rPr/>
            </w:pPr>
            <w:r w:rsidDel="00000000" w:rsidR="00000000" w:rsidRPr="00000000">
              <w:rPr>
                <w:rtl w:val="0"/>
              </w:rPr>
              <w:t xml:space="preserve">0</w:t>
            </w:r>
          </w:p>
        </w:tc>
        <w:tc>
          <w:tcPr/>
          <w:p w:rsidR="00000000" w:rsidDel="00000000" w:rsidP="00000000" w:rsidRDefault="00000000" w:rsidRPr="00000000" w14:paraId="00000CDC">
            <w:pPr>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CDD">
            <w:pPr>
              <w:rPr/>
            </w:pPr>
            <w:r w:rsidDel="00000000" w:rsidR="00000000" w:rsidRPr="00000000">
              <w:rPr>
                <w:rtl w:val="0"/>
              </w:rPr>
              <w:t xml:space="preserve">DHFE28</w:t>
            </w:r>
          </w:p>
        </w:tc>
        <w:tc>
          <w:tcPr>
            <w:vAlign w:val="bottom"/>
          </w:tcPr>
          <w:p w:rsidR="00000000" w:rsidDel="00000000" w:rsidP="00000000" w:rsidRDefault="00000000" w:rsidRPr="00000000" w14:paraId="00000CDE">
            <w:pPr>
              <w:rPr/>
            </w:pPr>
            <w:r w:rsidDel="00000000" w:rsidR="00000000" w:rsidRPr="00000000">
              <w:rPr>
                <w:rtl w:val="0"/>
              </w:rPr>
              <w:t xml:space="preserve">(1) 2 3 (4) 5 (6) 7 8 (9)</w:t>
            </w:r>
          </w:p>
        </w:tc>
        <w:tc>
          <w:tcPr/>
          <w:p w:rsidR="00000000" w:rsidDel="00000000" w:rsidP="00000000" w:rsidRDefault="00000000" w:rsidRPr="00000000" w14:paraId="00000CDF">
            <w:pPr>
              <w:rPr/>
            </w:pPr>
            <w:r w:rsidDel="00000000" w:rsidR="00000000" w:rsidRPr="00000000">
              <w:rPr>
                <w:rtl w:val="0"/>
              </w:rPr>
              <w:t xml:space="preserve">4</w:t>
            </w:r>
          </w:p>
        </w:tc>
        <w:tc>
          <w:tcPr/>
          <w:p w:rsidR="00000000" w:rsidDel="00000000" w:rsidP="00000000" w:rsidRDefault="00000000" w:rsidRPr="00000000" w14:paraId="00000CE0">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CE1">
            <w:pPr>
              <w:rPr/>
            </w:pPr>
            <w:r w:rsidDel="00000000" w:rsidR="00000000" w:rsidRPr="00000000">
              <w:rPr>
                <w:rtl w:val="0"/>
              </w:rPr>
              <w:t xml:space="preserve">DHFE29</w:t>
            </w:r>
          </w:p>
        </w:tc>
        <w:tc>
          <w:tcPr>
            <w:vAlign w:val="bottom"/>
          </w:tcPr>
          <w:p w:rsidR="00000000" w:rsidDel="00000000" w:rsidP="00000000" w:rsidRDefault="00000000" w:rsidRPr="00000000" w14:paraId="00000CE2">
            <w:pPr>
              <w:rPr/>
            </w:pPr>
            <w:r w:rsidDel="00000000" w:rsidR="00000000" w:rsidRPr="00000000">
              <w:rPr>
                <w:rtl w:val="0"/>
              </w:rPr>
              <w:t xml:space="preserve">1 2 (3) 4 (5) 6 7 8 9</w:t>
            </w:r>
          </w:p>
        </w:tc>
        <w:tc>
          <w:tcPr/>
          <w:p w:rsidR="00000000" w:rsidDel="00000000" w:rsidP="00000000" w:rsidRDefault="00000000" w:rsidRPr="00000000" w14:paraId="00000CE3">
            <w:pPr>
              <w:rPr/>
            </w:pPr>
            <w:r w:rsidDel="00000000" w:rsidR="00000000" w:rsidRPr="00000000">
              <w:rPr>
                <w:rtl w:val="0"/>
              </w:rPr>
              <w:t xml:space="preserve">2</w:t>
            </w:r>
          </w:p>
        </w:tc>
        <w:tc>
          <w:tcPr/>
          <w:p w:rsidR="00000000" w:rsidDel="00000000" w:rsidP="00000000" w:rsidRDefault="00000000" w:rsidRPr="00000000" w14:paraId="00000CE4">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E5">
            <w:pPr>
              <w:rPr/>
            </w:pPr>
            <w:r w:rsidDel="00000000" w:rsidR="00000000" w:rsidRPr="00000000">
              <w:rPr>
                <w:rtl w:val="0"/>
              </w:rPr>
              <w:t xml:space="preserve">DHFE30</w:t>
            </w:r>
          </w:p>
        </w:tc>
        <w:tc>
          <w:tcPr>
            <w:vAlign w:val="bottom"/>
          </w:tcPr>
          <w:p w:rsidR="00000000" w:rsidDel="00000000" w:rsidP="00000000" w:rsidRDefault="00000000" w:rsidRPr="00000000" w14:paraId="00000CE6">
            <w:pPr>
              <w:rPr/>
            </w:pPr>
            <w:r w:rsidDel="00000000" w:rsidR="00000000" w:rsidRPr="00000000">
              <w:rPr>
                <w:rtl w:val="0"/>
              </w:rPr>
              <w:t xml:space="preserve">1 2 3 4 (5) 6 7 8 (9)</w:t>
            </w:r>
          </w:p>
        </w:tc>
        <w:tc>
          <w:tcPr/>
          <w:p w:rsidR="00000000" w:rsidDel="00000000" w:rsidP="00000000" w:rsidRDefault="00000000" w:rsidRPr="00000000" w14:paraId="00000CE7">
            <w:pPr>
              <w:rPr/>
            </w:pPr>
            <w:r w:rsidDel="00000000" w:rsidR="00000000" w:rsidRPr="00000000">
              <w:rPr>
                <w:rtl w:val="0"/>
              </w:rPr>
              <w:t xml:space="preserve">2</w:t>
            </w:r>
          </w:p>
        </w:tc>
        <w:tc>
          <w:tcPr/>
          <w:p w:rsidR="00000000" w:rsidDel="00000000" w:rsidP="00000000" w:rsidRDefault="00000000" w:rsidRPr="00000000" w14:paraId="00000CE8">
            <w:pPr>
              <w:rPr/>
            </w:pPr>
            <w:r w:rsidDel="00000000" w:rsidR="00000000" w:rsidRPr="00000000">
              <w:rPr>
                <w:rtl w:val="0"/>
              </w:rPr>
              <w:t xml:space="preserve">78</w:t>
            </w:r>
          </w:p>
        </w:tc>
      </w:tr>
    </w:tbl>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b w:val="1"/>
          <w:bCs w:val="1"/>
        </w:rPr>
      </w:pPr>
      <w:r w:rsidDel="00000000" w:rsidR="00000000" w:rsidRPr="00000000">
        <w:rPr>
          <w:b w:val="1"/>
          <w:bCs w:val="1"/>
          <w:rtl w:val="0"/>
        </w:rPr>
        <w:t xml:space="preserve">Approximate measurement invariance: DHF norms</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highlight w:val="yellow"/>
        </w:rPr>
      </w:pPr>
      <w:r w:rsidDel="00000000" w:rsidR="00000000" w:rsidRPr="00000000">
        <w:rPr>
          <w:highlight w:val="yellow"/>
          <w:rtl w:val="0"/>
        </w:rPr>
        <w:t xml:space="preserve">[A paragraph summarizing the outcomes: Average Invariance index: 0.713.</w:t>
      </w:r>
    </w:p>
    <w:p w:rsidR="00000000" w:rsidDel="00000000" w:rsidP="00000000" w:rsidRDefault="00000000" w:rsidRPr="00000000" w14:paraId="00000CED">
      <w:pPr>
        <w:rPr>
          <w:highlight w:val="yellow"/>
        </w:rPr>
      </w:pPr>
      <w:r w:rsidDel="00000000" w:rsidR="00000000" w:rsidRPr="00000000">
        <w:rPr>
          <w:highlight w:val="yellow"/>
          <w:rtl w:val="0"/>
        </w:rPr>
        <w:t xml:space="preserve">Good metric invariance: for all factors, at least 3/5 items are invariant in 6/9 samples.</w:t>
      </w:r>
    </w:p>
    <w:p w:rsidR="00000000" w:rsidDel="00000000" w:rsidP="00000000" w:rsidRDefault="00000000" w:rsidRPr="00000000" w14:paraId="00000CEE">
      <w:pPr>
        <w:rPr/>
      </w:pPr>
      <w:r w:rsidDel="00000000" w:rsidR="00000000" w:rsidRPr="00000000">
        <w:rPr>
          <w:highlight w:val="yellow"/>
          <w:rtl w:val="0"/>
        </w:rPr>
        <w:t xml:space="preserve">Acceptable scalar invariance: for each factor, there are at least 2 items with invariant intercepts across at least 6/9 samples.]</w:t>
      </w: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b w:val="1"/>
          <w:bCs w:val="1"/>
          <w:highlight w:val="yellow"/>
          <w:rtl w:val="0"/>
        </w:rPr>
        <w:t xml:space="preserve">Table S..</w:t>
      </w:r>
      <w:r w:rsidDel="00000000" w:rsidR="00000000" w:rsidRPr="00000000">
        <w:rPr>
          <w:rtl w:val="0"/>
        </w:rPr>
        <w:t xml:space="preserve"> (Non)invariance in intercepts/thresholds</w:t>
      </w:r>
    </w:p>
    <w:tbl>
      <w:tblPr>
        <w:tblStyle w:val="Table32"/>
        <w:tblW w:w="71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736"/>
        <w:gridCol w:w="1863"/>
        <w:gridCol w:w="1463"/>
        <w:tblGridChange w:id="0">
          <w:tblGrid>
            <w:gridCol w:w="1110"/>
            <w:gridCol w:w="2736"/>
            <w:gridCol w:w="1863"/>
            <w:gridCol w:w="1463"/>
          </w:tblGrid>
        </w:tblGridChange>
      </w:tblGrid>
      <w:tr>
        <w:trPr>
          <w:cantSplit w:val="0"/>
          <w:tblHeader w:val="0"/>
        </w:trPr>
        <w:tc>
          <w:tcPr>
            <w:vAlign w:val="center"/>
          </w:tcPr>
          <w:p w:rsidR="00000000" w:rsidDel="00000000" w:rsidP="00000000" w:rsidRDefault="00000000" w:rsidRPr="00000000" w14:paraId="00000CF1">
            <w:pPr>
              <w:rPr>
                <w:b w:val="1"/>
                <w:bCs w:val="1"/>
              </w:rPr>
            </w:pPr>
            <w:r w:rsidDel="00000000" w:rsidR="00000000" w:rsidRPr="00000000">
              <w:rPr>
                <w:b w:val="1"/>
                <w:bCs w:val="1"/>
                <w:rtl w:val="0"/>
              </w:rPr>
              <w:t xml:space="preserve">Item </w:t>
            </w:r>
          </w:p>
        </w:tc>
        <w:tc>
          <w:tcPr>
            <w:vAlign w:val="bottom"/>
          </w:tcPr>
          <w:p w:rsidR="00000000" w:rsidDel="00000000" w:rsidP="00000000" w:rsidRDefault="00000000" w:rsidRPr="00000000" w14:paraId="00000CF2">
            <w:pPr>
              <w:rPr>
                <w:b w:val="1"/>
                <w:bCs w:val="1"/>
              </w:rPr>
            </w:pPr>
            <w:r w:rsidDel="00000000" w:rsidR="00000000" w:rsidRPr="00000000">
              <w:rPr>
                <w:b w:val="1"/>
                <w:bCs w:val="1"/>
                <w:rtl w:val="0"/>
              </w:rPr>
              <w:t xml:space="preserve">Intercepts</w:t>
            </w:r>
          </w:p>
        </w:tc>
        <w:tc>
          <w:tcPr/>
          <w:p w:rsidR="00000000" w:rsidDel="00000000" w:rsidP="00000000" w:rsidRDefault="00000000" w:rsidRPr="00000000" w14:paraId="00000CF3">
            <w:pPr>
              <w:rPr>
                <w:b w:val="1"/>
                <w:bCs w:val="1"/>
              </w:rPr>
            </w:pPr>
            <w:r w:rsidDel="00000000" w:rsidR="00000000" w:rsidRPr="00000000">
              <w:rPr>
                <w:b w:val="1"/>
                <w:bCs w:val="1"/>
                <w:rtl w:val="0"/>
              </w:rPr>
              <w:t xml:space="preserve">N non-invariant</w:t>
            </w:r>
          </w:p>
        </w:tc>
        <w:tc>
          <w:tcPr/>
          <w:p w:rsidR="00000000" w:rsidDel="00000000" w:rsidP="00000000" w:rsidRDefault="00000000" w:rsidRPr="00000000" w14:paraId="00000CF4">
            <w:pPr>
              <w:rPr>
                <w:b w:val="1"/>
                <w:bCs w:val="1"/>
              </w:rPr>
            </w:pPr>
            <w:r w:rsidDel="00000000" w:rsidR="00000000" w:rsidRPr="00000000">
              <w:rPr>
                <w:b w:val="1"/>
                <w:bCs w:val="1"/>
                <w:rtl w:val="0"/>
              </w:rPr>
              <w:t xml:space="preserve">% invariant</w:t>
            </w:r>
          </w:p>
        </w:tc>
      </w:tr>
      <w:tr>
        <w:trPr>
          <w:cantSplit w:val="0"/>
          <w:tblHeader w:val="0"/>
        </w:trPr>
        <w:tc>
          <w:tcPr>
            <w:vAlign w:val="center"/>
          </w:tcPr>
          <w:p w:rsidR="00000000" w:rsidDel="00000000" w:rsidP="00000000" w:rsidRDefault="00000000" w:rsidRPr="00000000" w14:paraId="00000CF5">
            <w:pPr>
              <w:rPr/>
            </w:pPr>
            <w:r w:rsidDel="00000000" w:rsidR="00000000" w:rsidRPr="00000000">
              <w:rPr>
                <w:rtl w:val="0"/>
              </w:rPr>
              <w:t xml:space="preserve">DHFN1</w:t>
            </w:r>
          </w:p>
        </w:tc>
        <w:tc>
          <w:tcPr>
            <w:vAlign w:val="bottom"/>
          </w:tcPr>
          <w:p w:rsidR="00000000" w:rsidDel="00000000" w:rsidP="00000000" w:rsidRDefault="00000000" w:rsidRPr="00000000" w14:paraId="00000CF6">
            <w:pPr>
              <w:rPr/>
            </w:pPr>
            <w:r w:rsidDel="00000000" w:rsidR="00000000" w:rsidRPr="00000000">
              <w:rPr>
                <w:rtl w:val="0"/>
              </w:rPr>
              <w:t xml:space="preserve">(1) 2 3 4 5 6 (7) 8 9</w:t>
            </w:r>
          </w:p>
        </w:tc>
        <w:tc>
          <w:tcPr/>
          <w:p w:rsidR="00000000" w:rsidDel="00000000" w:rsidP="00000000" w:rsidRDefault="00000000" w:rsidRPr="00000000" w14:paraId="00000CF7">
            <w:pPr>
              <w:rPr/>
            </w:pPr>
            <w:r w:rsidDel="00000000" w:rsidR="00000000" w:rsidRPr="00000000">
              <w:rPr>
                <w:rtl w:val="0"/>
              </w:rPr>
              <w:t xml:space="preserve">2</w:t>
            </w:r>
          </w:p>
        </w:tc>
        <w:tc>
          <w:tcPr/>
          <w:p w:rsidR="00000000" w:rsidDel="00000000" w:rsidP="00000000" w:rsidRDefault="00000000" w:rsidRPr="00000000" w14:paraId="00000CF8">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CF9">
            <w:pPr>
              <w:rPr/>
            </w:pPr>
            <w:r w:rsidDel="00000000" w:rsidR="00000000" w:rsidRPr="00000000">
              <w:rPr>
                <w:rtl w:val="0"/>
              </w:rPr>
              <w:t xml:space="preserve">DHFN2</w:t>
            </w:r>
          </w:p>
        </w:tc>
        <w:tc>
          <w:tcPr>
            <w:vAlign w:val="bottom"/>
          </w:tcPr>
          <w:p w:rsidR="00000000" w:rsidDel="00000000" w:rsidP="00000000" w:rsidRDefault="00000000" w:rsidRPr="00000000" w14:paraId="00000CFA">
            <w:pPr>
              <w:rPr/>
            </w:pPr>
            <w:r w:rsidDel="00000000" w:rsidR="00000000" w:rsidRPr="00000000">
              <w:rPr>
                <w:rtl w:val="0"/>
              </w:rPr>
              <w:t xml:space="preserve">1 (2) (3) (4) 5 (6) 7 (8) 9</w:t>
            </w:r>
          </w:p>
        </w:tc>
        <w:tc>
          <w:tcPr/>
          <w:p w:rsidR="00000000" w:rsidDel="00000000" w:rsidP="00000000" w:rsidRDefault="00000000" w:rsidRPr="00000000" w14:paraId="00000CFB">
            <w:pPr>
              <w:rPr/>
            </w:pPr>
            <w:r w:rsidDel="00000000" w:rsidR="00000000" w:rsidRPr="00000000">
              <w:rPr>
                <w:rtl w:val="0"/>
              </w:rPr>
              <w:t xml:space="preserve">5</w:t>
            </w:r>
          </w:p>
        </w:tc>
        <w:tc>
          <w:tcPr/>
          <w:p w:rsidR="00000000" w:rsidDel="00000000" w:rsidP="00000000" w:rsidRDefault="00000000" w:rsidRPr="00000000" w14:paraId="00000CFC">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CFD">
            <w:pPr>
              <w:rPr/>
            </w:pPr>
            <w:r w:rsidDel="00000000" w:rsidR="00000000" w:rsidRPr="00000000">
              <w:rPr>
                <w:rtl w:val="0"/>
              </w:rPr>
              <w:t xml:space="preserve">DHFN3</w:t>
            </w:r>
          </w:p>
        </w:tc>
        <w:tc>
          <w:tcPr>
            <w:vAlign w:val="bottom"/>
          </w:tcPr>
          <w:p w:rsidR="00000000" w:rsidDel="00000000" w:rsidP="00000000" w:rsidRDefault="00000000" w:rsidRPr="00000000" w14:paraId="00000CFE">
            <w:pPr>
              <w:rPr/>
            </w:pPr>
            <w:r w:rsidDel="00000000" w:rsidR="00000000" w:rsidRPr="00000000">
              <w:rPr>
                <w:rtl w:val="0"/>
              </w:rPr>
              <w:t xml:space="preserve">1 2 3 4 (5) 6 7 8 (9)</w:t>
            </w:r>
          </w:p>
        </w:tc>
        <w:tc>
          <w:tcPr/>
          <w:p w:rsidR="00000000" w:rsidDel="00000000" w:rsidP="00000000" w:rsidRDefault="00000000" w:rsidRPr="00000000" w14:paraId="00000CFF">
            <w:pPr>
              <w:rPr/>
            </w:pPr>
            <w:r w:rsidDel="00000000" w:rsidR="00000000" w:rsidRPr="00000000">
              <w:rPr>
                <w:rtl w:val="0"/>
              </w:rPr>
              <w:t xml:space="preserve">2</w:t>
            </w:r>
          </w:p>
        </w:tc>
        <w:tc>
          <w:tcPr/>
          <w:p w:rsidR="00000000" w:rsidDel="00000000" w:rsidP="00000000" w:rsidRDefault="00000000" w:rsidRPr="00000000" w14:paraId="00000D00">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D01">
            <w:pPr>
              <w:rPr/>
            </w:pPr>
            <w:r w:rsidDel="00000000" w:rsidR="00000000" w:rsidRPr="00000000">
              <w:rPr>
                <w:rtl w:val="0"/>
              </w:rPr>
              <w:t xml:space="preserve">DHFN4</w:t>
            </w:r>
          </w:p>
        </w:tc>
        <w:tc>
          <w:tcPr>
            <w:vAlign w:val="bottom"/>
          </w:tcPr>
          <w:p w:rsidR="00000000" w:rsidDel="00000000" w:rsidP="00000000" w:rsidRDefault="00000000" w:rsidRPr="00000000" w14:paraId="00000D02">
            <w:pPr>
              <w:rPr/>
            </w:pPr>
            <w:r w:rsidDel="00000000" w:rsidR="00000000" w:rsidRPr="00000000">
              <w:rPr>
                <w:rtl w:val="0"/>
              </w:rPr>
              <w:t xml:space="preserve">1 2 3 4 (5) (6) 7 8 9</w:t>
            </w:r>
          </w:p>
        </w:tc>
        <w:tc>
          <w:tcPr/>
          <w:p w:rsidR="00000000" w:rsidDel="00000000" w:rsidP="00000000" w:rsidRDefault="00000000" w:rsidRPr="00000000" w14:paraId="00000D03">
            <w:pPr>
              <w:rPr/>
            </w:pPr>
            <w:r w:rsidDel="00000000" w:rsidR="00000000" w:rsidRPr="00000000">
              <w:rPr>
                <w:rtl w:val="0"/>
              </w:rPr>
              <w:t xml:space="preserve">2</w:t>
            </w:r>
          </w:p>
        </w:tc>
        <w:tc>
          <w:tcPr/>
          <w:p w:rsidR="00000000" w:rsidDel="00000000" w:rsidP="00000000" w:rsidRDefault="00000000" w:rsidRPr="00000000" w14:paraId="00000D04">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D05">
            <w:pPr>
              <w:rPr/>
            </w:pPr>
            <w:r w:rsidDel="00000000" w:rsidR="00000000" w:rsidRPr="00000000">
              <w:rPr>
                <w:rtl w:val="0"/>
              </w:rPr>
              <w:t xml:space="preserve">DHFN5</w:t>
            </w:r>
          </w:p>
        </w:tc>
        <w:tc>
          <w:tcPr>
            <w:vAlign w:val="bottom"/>
          </w:tcPr>
          <w:p w:rsidR="00000000" w:rsidDel="00000000" w:rsidP="00000000" w:rsidRDefault="00000000" w:rsidRPr="00000000" w14:paraId="00000D06">
            <w:pPr>
              <w:rPr/>
            </w:pPr>
            <w:r w:rsidDel="00000000" w:rsidR="00000000" w:rsidRPr="00000000">
              <w:rPr>
                <w:rtl w:val="0"/>
              </w:rPr>
              <w:t xml:space="preserve">1 2 3 (4) 5 6 (7) (8) 9</w:t>
            </w:r>
          </w:p>
        </w:tc>
        <w:tc>
          <w:tcPr/>
          <w:p w:rsidR="00000000" w:rsidDel="00000000" w:rsidP="00000000" w:rsidRDefault="00000000" w:rsidRPr="00000000" w14:paraId="00000D07">
            <w:pPr>
              <w:rPr/>
            </w:pPr>
            <w:r w:rsidDel="00000000" w:rsidR="00000000" w:rsidRPr="00000000">
              <w:rPr>
                <w:rtl w:val="0"/>
              </w:rPr>
              <w:t xml:space="preserve">3</w:t>
            </w:r>
          </w:p>
        </w:tc>
        <w:tc>
          <w:tcPr/>
          <w:p w:rsidR="00000000" w:rsidDel="00000000" w:rsidP="00000000" w:rsidRDefault="00000000" w:rsidRPr="00000000" w14:paraId="00000D08">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09">
            <w:pPr>
              <w:rPr/>
            </w:pPr>
            <w:r w:rsidDel="00000000" w:rsidR="00000000" w:rsidRPr="00000000">
              <w:rPr>
                <w:rtl w:val="0"/>
              </w:rPr>
              <w:t xml:space="preserve">DHFN6</w:t>
            </w:r>
          </w:p>
        </w:tc>
        <w:tc>
          <w:tcPr>
            <w:vAlign w:val="bottom"/>
          </w:tcPr>
          <w:p w:rsidR="00000000" w:rsidDel="00000000" w:rsidP="00000000" w:rsidRDefault="00000000" w:rsidRPr="00000000" w14:paraId="00000D0A">
            <w:pPr>
              <w:rPr/>
            </w:pPr>
            <w:r w:rsidDel="00000000" w:rsidR="00000000" w:rsidRPr="00000000">
              <w:rPr>
                <w:rtl w:val="0"/>
              </w:rPr>
              <w:t xml:space="preserve">1 2 3 4 5 6 7 8 (9)</w:t>
            </w:r>
          </w:p>
        </w:tc>
        <w:tc>
          <w:tcPr/>
          <w:p w:rsidR="00000000" w:rsidDel="00000000" w:rsidP="00000000" w:rsidRDefault="00000000" w:rsidRPr="00000000" w14:paraId="00000D0B">
            <w:pPr>
              <w:rPr/>
            </w:pPr>
            <w:r w:rsidDel="00000000" w:rsidR="00000000" w:rsidRPr="00000000">
              <w:rPr>
                <w:rtl w:val="0"/>
              </w:rPr>
              <w:t xml:space="preserve">1</w:t>
            </w:r>
          </w:p>
        </w:tc>
        <w:tc>
          <w:tcPr/>
          <w:p w:rsidR="00000000" w:rsidDel="00000000" w:rsidP="00000000" w:rsidRDefault="00000000" w:rsidRPr="00000000" w14:paraId="00000D0C">
            <w:pPr>
              <w:rPr/>
            </w:pPr>
            <w:r w:rsidDel="00000000" w:rsidR="00000000" w:rsidRPr="00000000">
              <w:rPr>
                <w:rtl w:val="0"/>
              </w:rPr>
              <w:t xml:space="preserve">89</w:t>
            </w:r>
          </w:p>
        </w:tc>
      </w:tr>
      <w:tr>
        <w:trPr>
          <w:cantSplit w:val="0"/>
          <w:tblHeader w:val="0"/>
        </w:trPr>
        <w:tc>
          <w:tcPr>
            <w:vAlign w:val="center"/>
          </w:tcPr>
          <w:p w:rsidR="00000000" w:rsidDel="00000000" w:rsidP="00000000" w:rsidRDefault="00000000" w:rsidRPr="00000000" w14:paraId="00000D0D">
            <w:pPr>
              <w:rPr/>
            </w:pPr>
            <w:r w:rsidDel="00000000" w:rsidR="00000000" w:rsidRPr="00000000">
              <w:rPr>
                <w:rtl w:val="0"/>
              </w:rPr>
              <w:t xml:space="preserve">DHFN7</w:t>
            </w:r>
          </w:p>
        </w:tc>
        <w:tc>
          <w:tcPr>
            <w:vAlign w:val="bottom"/>
          </w:tcPr>
          <w:p w:rsidR="00000000" w:rsidDel="00000000" w:rsidP="00000000" w:rsidRDefault="00000000" w:rsidRPr="00000000" w14:paraId="00000D0E">
            <w:pPr>
              <w:rPr/>
            </w:pPr>
            <w:r w:rsidDel="00000000" w:rsidR="00000000" w:rsidRPr="00000000">
              <w:rPr>
                <w:rtl w:val="0"/>
              </w:rPr>
              <w:t xml:space="preserve">(1) (2) (3) 4 5 6 7 8 9</w:t>
            </w:r>
          </w:p>
        </w:tc>
        <w:tc>
          <w:tcPr/>
          <w:p w:rsidR="00000000" w:rsidDel="00000000" w:rsidP="00000000" w:rsidRDefault="00000000" w:rsidRPr="00000000" w14:paraId="00000D0F">
            <w:pPr>
              <w:rPr/>
            </w:pPr>
            <w:r w:rsidDel="00000000" w:rsidR="00000000" w:rsidRPr="00000000">
              <w:rPr>
                <w:rtl w:val="0"/>
              </w:rPr>
              <w:t xml:space="preserve">3</w:t>
            </w:r>
          </w:p>
        </w:tc>
        <w:tc>
          <w:tcPr/>
          <w:p w:rsidR="00000000" w:rsidDel="00000000" w:rsidP="00000000" w:rsidRDefault="00000000" w:rsidRPr="00000000" w14:paraId="00000D10">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11">
            <w:pPr>
              <w:rPr/>
            </w:pPr>
            <w:r w:rsidDel="00000000" w:rsidR="00000000" w:rsidRPr="00000000">
              <w:rPr>
                <w:rtl w:val="0"/>
              </w:rPr>
              <w:t xml:space="preserve">DHFN8</w:t>
            </w:r>
          </w:p>
        </w:tc>
        <w:tc>
          <w:tcPr>
            <w:vAlign w:val="bottom"/>
          </w:tcPr>
          <w:p w:rsidR="00000000" w:rsidDel="00000000" w:rsidP="00000000" w:rsidRDefault="00000000" w:rsidRPr="00000000" w14:paraId="00000D12">
            <w:pPr>
              <w:rPr/>
            </w:pPr>
            <w:r w:rsidDel="00000000" w:rsidR="00000000" w:rsidRPr="00000000">
              <w:rPr>
                <w:rtl w:val="0"/>
              </w:rPr>
              <w:t xml:space="preserve">(1) 2 3 4 5 (6) (7) 8 9</w:t>
            </w:r>
          </w:p>
        </w:tc>
        <w:tc>
          <w:tcPr/>
          <w:p w:rsidR="00000000" w:rsidDel="00000000" w:rsidP="00000000" w:rsidRDefault="00000000" w:rsidRPr="00000000" w14:paraId="00000D13">
            <w:pPr>
              <w:rPr/>
            </w:pPr>
            <w:r w:rsidDel="00000000" w:rsidR="00000000" w:rsidRPr="00000000">
              <w:rPr>
                <w:rtl w:val="0"/>
              </w:rPr>
              <w:t xml:space="preserve">3</w:t>
            </w:r>
          </w:p>
        </w:tc>
        <w:tc>
          <w:tcPr/>
          <w:p w:rsidR="00000000" w:rsidDel="00000000" w:rsidP="00000000" w:rsidRDefault="00000000" w:rsidRPr="00000000" w14:paraId="00000D14">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15">
            <w:pPr>
              <w:rPr/>
            </w:pPr>
            <w:r w:rsidDel="00000000" w:rsidR="00000000" w:rsidRPr="00000000">
              <w:rPr>
                <w:rtl w:val="0"/>
              </w:rPr>
              <w:t xml:space="preserve">DHFN9</w:t>
            </w:r>
          </w:p>
        </w:tc>
        <w:tc>
          <w:tcPr>
            <w:vAlign w:val="bottom"/>
          </w:tcPr>
          <w:p w:rsidR="00000000" w:rsidDel="00000000" w:rsidP="00000000" w:rsidRDefault="00000000" w:rsidRPr="00000000" w14:paraId="00000D16">
            <w:pPr>
              <w:rPr/>
            </w:pPr>
            <w:r w:rsidDel="00000000" w:rsidR="00000000" w:rsidRPr="00000000">
              <w:rPr>
                <w:rtl w:val="0"/>
              </w:rPr>
              <w:t xml:space="preserve">(1) 2 3 4 (5) 6 7 8 (9)</w:t>
            </w:r>
          </w:p>
        </w:tc>
        <w:tc>
          <w:tcPr/>
          <w:p w:rsidR="00000000" w:rsidDel="00000000" w:rsidP="00000000" w:rsidRDefault="00000000" w:rsidRPr="00000000" w14:paraId="00000D17">
            <w:pPr>
              <w:rPr/>
            </w:pPr>
            <w:r w:rsidDel="00000000" w:rsidR="00000000" w:rsidRPr="00000000">
              <w:rPr>
                <w:rtl w:val="0"/>
              </w:rPr>
              <w:t xml:space="preserve">3</w:t>
            </w:r>
          </w:p>
        </w:tc>
        <w:tc>
          <w:tcPr/>
          <w:p w:rsidR="00000000" w:rsidDel="00000000" w:rsidP="00000000" w:rsidRDefault="00000000" w:rsidRPr="00000000" w14:paraId="00000D18">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19">
            <w:pPr>
              <w:rPr/>
            </w:pPr>
            <w:r w:rsidDel="00000000" w:rsidR="00000000" w:rsidRPr="00000000">
              <w:rPr>
                <w:rtl w:val="0"/>
              </w:rPr>
              <w:t xml:space="preserve">DHFN10</w:t>
            </w:r>
          </w:p>
        </w:tc>
        <w:tc>
          <w:tcPr>
            <w:vAlign w:val="bottom"/>
          </w:tcPr>
          <w:p w:rsidR="00000000" w:rsidDel="00000000" w:rsidP="00000000" w:rsidRDefault="00000000" w:rsidRPr="00000000" w14:paraId="00000D1A">
            <w:pPr>
              <w:rPr/>
            </w:pPr>
            <w:r w:rsidDel="00000000" w:rsidR="00000000" w:rsidRPr="00000000">
              <w:rPr>
                <w:rtl w:val="0"/>
              </w:rPr>
              <w:t xml:space="preserve">1 2 3 (4) 5 6 7 8 (9)</w:t>
            </w:r>
          </w:p>
        </w:tc>
        <w:tc>
          <w:tcPr/>
          <w:p w:rsidR="00000000" w:rsidDel="00000000" w:rsidP="00000000" w:rsidRDefault="00000000" w:rsidRPr="00000000" w14:paraId="00000D1B">
            <w:pPr>
              <w:rPr/>
            </w:pPr>
            <w:r w:rsidDel="00000000" w:rsidR="00000000" w:rsidRPr="00000000">
              <w:rPr>
                <w:rtl w:val="0"/>
              </w:rPr>
              <w:t xml:space="preserve">2</w:t>
            </w:r>
          </w:p>
        </w:tc>
        <w:tc>
          <w:tcPr/>
          <w:p w:rsidR="00000000" w:rsidDel="00000000" w:rsidP="00000000" w:rsidRDefault="00000000" w:rsidRPr="00000000" w14:paraId="00000D1C">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D1D">
            <w:pPr>
              <w:rPr/>
            </w:pPr>
            <w:r w:rsidDel="00000000" w:rsidR="00000000" w:rsidRPr="00000000">
              <w:rPr>
                <w:rtl w:val="0"/>
              </w:rPr>
              <w:t xml:space="preserve">DHFN11</w:t>
            </w:r>
          </w:p>
        </w:tc>
        <w:tc>
          <w:tcPr>
            <w:vAlign w:val="bottom"/>
          </w:tcPr>
          <w:p w:rsidR="00000000" w:rsidDel="00000000" w:rsidP="00000000" w:rsidRDefault="00000000" w:rsidRPr="00000000" w14:paraId="00000D1E">
            <w:pPr>
              <w:rPr/>
            </w:pPr>
            <w:r w:rsidDel="00000000" w:rsidR="00000000" w:rsidRPr="00000000">
              <w:rPr>
                <w:rtl w:val="0"/>
              </w:rPr>
              <w:t xml:space="preserve">(1) 2 (3) (4) (5) 6 (7) (8) 9</w:t>
            </w:r>
          </w:p>
        </w:tc>
        <w:tc>
          <w:tcPr/>
          <w:p w:rsidR="00000000" w:rsidDel="00000000" w:rsidP="00000000" w:rsidRDefault="00000000" w:rsidRPr="00000000" w14:paraId="00000D1F">
            <w:pPr>
              <w:rPr/>
            </w:pPr>
            <w:r w:rsidDel="00000000" w:rsidR="00000000" w:rsidRPr="00000000">
              <w:rPr>
                <w:rtl w:val="0"/>
              </w:rPr>
              <w:t xml:space="preserve">6</w:t>
            </w:r>
          </w:p>
        </w:tc>
        <w:tc>
          <w:tcPr/>
          <w:p w:rsidR="00000000" w:rsidDel="00000000" w:rsidP="00000000" w:rsidRDefault="00000000" w:rsidRPr="00000000" w14:paraId="00000D20">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D21">
            <w:pPr>
              <w:rPr/>
            </w:pPr>
            <w:r w:rsidDel="00000000" w:rsidR="00000000" w:rsidRPr="00000000">
              <w:rPr>
                <w:rtl w:val="0"/>
              </w:rPr>
              <w:t xml:space="preserve">DHFN12</w:t>
            </w:r>
          </w:p>
        </w:tc>
        <w:tc>
          <w:tcPr>
            <w:vAlign w:val="bottom"/>
          </w:tcPr>
          <w:p w:rsidR="00000000" w:rsidDel="00000000" w:rsidP="00000000" w:rsidRDefault="00000000" w:rsidRPr="00000000" w14:paraId="00000D22">
            <w:pPr>
              <w:rPr/>
            </w:pPr>
            <w:r w:rsidDel="00000000" w:rsidR="00000000" w:rsidRPr="00000000">
              <w:rPr>
                <w:rtl w:val="0"/>
              </w:rPr>
              <w:t xml:space="preserve">(1) 2 3 4 5 (6) 7 (8) (9)</w:t>
            </w:r>
          </w:p>
        </w:tc>
        <w:tc>
          <w:tcPr/>
          <w:p w:rsidR="00000000" w:rsidDel="00000000" w:rsidP="00000000" w:rsidRDefault="00000000" w:rsidRPr="00000000" w14:paraId="00000D23">
            <w:pPr>
              <w:rPr/>
            </w:pPr>
            <w:r w:rsidDel="00000000" w:rsidR="00000000" w:rsidRPr="00000000">
              <w:rPr>
                <w:rtl w:val="0"/>
              </w:rPr>
              <w:t xml:space="preserve">4</w:t>
            </w:r>
          </w:p>
        </w:tc>
        <w:tc>
          <w:tcPr/>
          <w:p w:rsidR="00000000" w:rsidDel="00000000" w:rsidP="00000000" w:rsidRDefault="00000000" w:rsidRPr="00000000" w14:paraId="00000D24">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D25">
            <w:pPr>
              <w:rPr/>
            </w:pPr>
            <w:r w:rsidDel="00000000" w:rsidR="00000000" w:rsidRPr="00000000">
              <w:rPr>
                <w:rtl w:val="0"/>
              </w:rPr>
              <w:t xml:space="preserve">DHFN13</w:t>
            </w:r>
          </w:p>
        </w:tc>
        <w:tc>
          <w:tcPr>
            <w:vAlign w:val="bottom"/>
          </w:tcPr>
          <w:p w:rsidR="00000000" w:rsidDel="00000000" w:rsidP="00000000" w:rsidRDefault="00000000" w:rsidRPr="00000000" w14:paraId="00000D26">
            <w:pPr>
              <w:rPr/>
            </w:pPr>
            <w:r w:rsidDel="00000000" w:rsidR="00000000" w:rsidRPr="00000000">
              <w:rPr>
                <w:rtl w:val="0"/>
              </w:rPr>
              <w:t xml:space="preserve">(1) (2) (3) 4 5 6 7 8 (9)</w:t>
            </w:r>
          </w:p>
        </w:tc>
        <w:tc>
          <w:tcPr/>
          <w:p w:rsidR="00000000" w:rsidDel="00000000" w:rsidP="00000000" w:rsidRDefault="00000000" w:rsidRPr="00000000" w14:paraId="00000D27">
            <w:pPr>
              <w:rPr/>
            </w:pPr>
            <w:r w:rsidDel="00000000" w:rsidR="00000000" w:rsidRPr="00000000">
              <w:rPr>
                <w:rtl w:val="0"/>
              </w:rPr>
              <w:t xml:space="preserve">4</w:t>
            </w:r>
          </w:p>
        </w:tc>
        <w:tc>
          <w:tcPr/>
          <w:p w:rsidR="00000000" w:rsidDel="00000000" w:rsidP="00000000" w:rsidRDefault="00000000" w:rsidRPr="00000000" w14:paraId="00000D28">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D29">
            <w:pPr>
              <w:rPr/>
            </w:pPr>
            <w:r w:rsidDel="00000000" w:rsidR="00000000" w:rsidRPr="00000000">
              <w:rPr>
                <w:rtl w:val="0"/>
              </w:rPr>
              <w:t xml:space="preserve">DHFN14</w:t>
            </w:r>
          </w:p>
        </w:tc>
        <w:tc>
          <w:tcPr>
            <w:vAlign w:val="bottom"/>
          </w:tcPr>
          <w:p w:rsidR="00000000" w:rsidDel="00000000" w:rsidP="00000000" w:rsidRDefault="00000000" w:rsidRPr="00000000" w14:paraId="00000D2A">
            <w:pPr>
              <w:rPr/>
            </w:pPr>
            <w:r w:rsidDel="00000000" w:rsidR="00000000" w:rsidRPr="00000000">
              <w:rPr>
                <w:rtl w:val="0"/>
              </w:rPr>
              <w:t xml:space="preserve">1 (2) 3 4 (5) 6 7 8 (9)</w:t>
            </w:r>
          </w:p>
        </w:tc>
        <w:tc>
          <w:tcPr/>
          <w:p w:rsidR="00000000" w:rsidDel="00000000" w:rsidP="00000000" w:rsidRDefault="00000000" w:rsidRPr="00000000" w14:paraId="00000D2B">
            <w:pPr>
              <w:rPr/>
            </w:pPr>
            <w:r w:rsidDel="00000000" w:rsidR="00000000" w:rsidRPr="00000000">
              <w:rPr>
                <w:rtl w:val="0"/>
              </w:rPr>
              <w:t xml:space="preserve">3</w:t>
            </w:r>
          </w:p>
        </w:tc>
        <w:tc>
          <w:tcPr/>
          <w:p w:rsidR="00000000" w:rsidDel="00000000" w:rsidP="00000000" w:rsidRDefault="00000000" w:rsidRPr="00000000" w14:paraId="00000D2C">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2D">
            <w:pPr>
              <w:rPr/>
            </w:pPr>
            <w:r w:rsidDel="00000000" w:rsidR="00000000" w:rsidRPr="00000000">
              <w:rPr>
                <w:rtl w:val="0"/>
              </w:rPr>
              <w:t xml:space="preserve">DHFN15</w:t>
            </w:r>
          </w:p>
        </w:tc>
        <w:tc>
          <w:tcPr>
            <w:vAlign w:val="bottom"/>
          </w:tcPr>
          <w:p w:rsidR="00000000" w:rsidDel="00000000" w:rsidP="00000000" w:rsidRDefault="00000000" w:rsidRPr="00000000" w14:paraId="00000D2E">
            <w:pPr>
              <w:rPr/>
            </w:pPr>
            <w:r w:rsidDel="00000000" w:rsidR="00000000" w:rsidRPr="00000000">
              <w:rPr>
                <w:rtl w:val="0"/>
              </w:rPr>
              <w:t xml:space="preserve">1 (2) (3) 4 (5) 6 7 8 9</w:t>
            </w:r>
          </w:p>
        </w:tc>
        <w:tc>
          <w:tcPr/>
          <w:p w:rsidR="00000000" w:rsidDel="00000000" w:rsidP="00000000" w:rsidRDefault="00000000" w:rsidRPr="00000000" w14:paraId="00000D2F">
            <w:pPr>
              <w:rPr/>
            </w:pPr>
            <w:r w:rsidDel="00000000" w:rsidR="00000000" w:rsidRPr="00000000">
              <w:rPr>
                <w:rtl w:val="0"/>
              </w:rPr>
              <w:t xml:space="preserve">3</w:t>
            </w:r>
          </w:p>
        </w:tc>
        <w:tc>
          <w:tcPr/>
          <w:p w:rsidR="00000000" w:rsidDel="00000000" w:rsidP="00000000" w:rsidRDefault="00000000" w:rsidRPr="00000000" w14:paraId="00000D30">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31">
            <w:pPr>
              <w:rPr/>
            </w:pPr>
            <w:r w:rsidDel="00000000" w:rsidR="00000000" w:rsidRPr="00000000">
              <w:rPr>
                <w:rtl w:val="0"/>
              </w:rPr>
              <w:t xml:space="preserve">DHFN16</w:t>
            </w:r>
          </w:p>
        </w:tc>
        <w:tc>
          <w:tcPr>
            <w:vAlign w:val="bottom"/>
          </w:tcPr>
          <w:p w:rsidR="00000000" w:rsidDel="00000000" w:rsidP="00000000" w:rsidRDefault="00000000" w:rsidRPr="00000000" w14:paraId="00000D32">
            <w:pPr>
              <w:rPr/>
            </w:pPr>
            <w:r w:rsidDel="00000000" w:rsidR="00000000" w:rsidRPr="00000000">
              <w:rPr>
                <w:rtl w:val="0"/>
              </w:rPr>
              <w:t xml:space="preserve">1 2 (3) 4 5 (6) (7) 8 9</w:t>
            </w:r>
          </w:p>
        </w:tc>
        <w:tc>
          <w:tcPr/>
          <w:p w:rsidR="00000000" w:rsidDel="00000000" w:rsidP="00000000" w:rsidRDefault="00000000" w:rsidRPr="00000000" w14:paraId="00000D33">
            <w:pPr>
              <w:rPr/>
            </w:pPr>
            <w:r w:rsidDel="00000000" w:rsidR="00000000" w:rsidRPr="00000000">
              <w:rPr>
                <w:rtl w:val="0"/>
              </w:rPr>
              <w:t xml:space="preserve">3</w:t>
            </w:r>
          </w:p>
        </w:tc>
        <w:tc>
          <w:tcPr/>
          <w:p w:rsidR="00000000" w:rsidDel="00000000" w:rsidP="00000000" w:rsidRDefault="00000000" w:rsidRPr="00000000" w14:paraId="00000D34">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35">
            <w:pPr>
              <w:rPr/>
            </w:pPr>
            <w:r w:rsidDel="00000000" w:rsidR="00000000" w:rsidRPr="00000000">
              <w:rPr>
                <w:rtl w:val="0"/>
              </w:rPr>
              <w:t xml:space="preserve">DHFN17</w:t>
            </w:r>
          </w:p>
        </w:tc>
        <w:tc>
          <w:tcPr>
            <w:vAlign w:val="bottom"/>
          </w:tcPr>
          <w:p w:rsidR="00000000" w:rsidDel="00000000" w:rsidP="00000000" w:rsidRDefault="00000000" w:rsidRPr="00000000" w14:paraId="00000D36">
            <w:pPr>
              <w:rPr/>
            </w:pPr>
            <w:r w:rsidDel="00000000" w:rsidR="00000000" w:rsidRPr="00000000">
              <w:rPr>
                <w:rtl w:val="0"/>
              </w:rPr>
              <w:t xml:space="preserve">1 (2) 3 4 5 6 (7) (8) (9)</w:t>
            </w:r>
          </w:p>
        </w:tc>
        <w:tc>
          <w:tcPr/>
          <w:p w:rsidR="00000000" w:rsidDel="00000000" w:rsidP="00000000" w:rsidRDefault="00000000" w:rsidRPr="00000000" w14:paraId="00000D37">
            <w:pPr>
              <w:rPr/>
            </w:pPr>
            <w:r w:rsidDel="00000000" w:rsidR="00000000" w:rsidRPr="00000000">
              <w:rPr>
                <w:rtl w:val="0"/>
              </w:rPr>
              <w:t xml:space="preserve">4</w:t>
            </w:r>
          </w:p>
        </w:tc>
        <w:tc>
          <w:tcPr/>
          <w:p w:rsidR="00000000" w:rsidDel="00000000" w:rsidP="00000000" w:rsidRDefault="00000000" w:rsidRPr="00000000" w14:paraId="00000D38">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D39">
            <w:pPr>
              <w:rPr/>
            </w:pPr>
            <w:r w:rsidDel="00000000" w:rsidR="00000000" w:rsidRPr="00000000">
              <w:rPr>
                <w:rtl w:val="0"/>
              </w:rPr>
              <w:t xml:space="preserve">DHFN18</w:t>
            </w:r>
          </w:p>
        </w:tc>
        <w:tc>
          <w:tcPr>
            <w:vAlign w:val="bottom"/>
          </w:tcPr>
          <w:p w:rsidR="00000000" w:rsidDel="00000000" w:rsidP="00000000" w:rsidRDefault="00000000" w:rsidRPr="00000000" w14:paraId="00000D3A">
            <w:pPr>
              <w:rPr/>
            </w:pPr>
            <w:r w:rsidDel="00000000" w:rsidR="00000000" w:rsidRPr="00000000">
              <w:rPr>
                <w:rtl w:val="0"/>
              </w:rPr>
              <w:t xml:space="preserve">1 2 3 4 (5) (6) (7) 8 9</w:t>
            </w:r>
          </w:p>
        </w:tc>
        <w:tc>
          <w:tcPr/>
          <w:p w:rsidR="00000000" w:rsidDel="00000000" w:rsidP="00000000" w:rsidRDefault="00000000" w:rsidRPr="00000000" w14:paraId="00000D3B">
            <w:pPr>
              <w:rPr/>
            </w:pPr>
            <w:r w:rsidDel="00000000" w:rsidR="00000000" w:rsidRPr="00000000">
              <w:rPr>
                <w:rtl w:val="0"/>
              </w:rPr>
              <w:t xml:space="preserve">3</w:t>
            </w:r>
          </w:p>
        </w:tc>
        <w:tc>
          <w:tcPr/>
          <w:p w:rsidR="00000000" w:rsidDel="00000000" w:rsidP="00000000" w:rsidRDefault="00000000" w:rsidRPr="00000000" w14:paraId="00000D3C">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3D">
            <w:pPr>
              <w:rPr/>
            </w:pPr>
            <w:r w:rsidDel="00000000" w:rsidR="00000000" w:rsidRPr="00000000">
              <w:rPr>
                <w:rtl w:val="0"/>
              </w:rPr>
              <w:t xml:space="preserve">DHFN19</w:t>
            </w:r>
          </w:p>
        </w:tc>
        <w:tc>
          <w:tcPr>
            <w:vAlign w:val="bottom"/>
          </w:tcPr>
          <w:p w:rsidR="00000000" w:rsidDel="00000000" w:rsidP="00000000" w:rsidRDefault="00000000" w:rsidRPr="00000000" w14:paraId="00000D3E">
            <w:pPr>
              <w:rPr/>
            </w:pPr>
            <w:r w:rsidDel="00000000" w:rsidR="00000000" w:rsidRPr="00000000">
              <w:rPr>
                <w:rtl w:val="0"/>
              </w:rPr>
              <w:t xml:space="preserve">1 2 3 4 (5) 6 (7) 8 9</w:t>
            </w:r>
          </w:p>
        </w:tc>
        <w:tc>
          <w:tcPr/>
          <w:p w:rsidR="00000000" w:rsidDel="00000000" w:rsidP="00000000" w:rsidRDefault="00000000" w:rsidRPr="00000000" w14:paraId="00000D3F">
            <w:pPr>
              <w:rPr/>
            </w:pPr>
            <w:r w:rsidDel="00000000" w:rsidR="00000000" w:rsidRPr="00000000">
              <w:rPr>
                <w:rtl w:val="0"/>
              </w:rPr>
              <w:t xml:space="preserve">2</w:t>
            </w:r>
          </w:p>
        </w:tc>
        <w:tc>
          <w:tcPr/>
          <w:p w:rsidR="00000000" w:rsidDel="00000000" w:rsidP="00000000" w:rsidRDefault="00000000" w:rsidRPr="00000000" w14:paraId="00000D40">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D41">
            <w:pPr>
              <w:rPr/>
            </w:pPr>
            <w:r w:rsidDel="00000000" w:rsidR="00000000" w:rsidRPr="00000000">
              <w:rPr>
                <w:rtl w:val="0"/>
              </w:rPr>
              <w:t xml:space="preserve">DHFN20</w:t>
            </w:r>
          </w:p>
        </w:tc>
        <w:tc>
          <w:tcPr>
            <w:vAlign w:val="bottom"/>
          </w:tcPr>
          <w:p w:rsidR="00000000" w:rsidDel="00000000" w:rsidP="00000000" w:rsidRDefault="00000000" w:rsidRPr="00000000" w14:paraId="00000D42">
            <w:pPr>
              <w:rPr/>
            </w:pPr>
            <w:r w:rsidDel="00000000" w:rsidR="00000000" w:rsidRPr="00000000">
              <w:rPr>
                <w:rtl w:val="0"/>
              </w:rPr>
              <w:t xml:space="preserve">1 (2) 3 (4) (5) (6) (7) 8 (9)</w:t>
            </w:r>
          </w:p>
        </w:tc>
        <w:tc>
          <w:tcPr/>
          <w:p w:rsidR="00000000" w:rsidDel="00000000" w:rsidP="00000000" w:rsidRDefault="00000000" w:rsidRPr="00000000" w14:paraId="00000D43">
            <w:pPr>
              <w:rPr/>
            </w:pPr>
            <w:r w:rsidDel="00000000" w:rsidR="00000000" w:rsidRPr="00000000">
              <w:rPr>
                <w:rtl w:val="0"/>
              </w:rPr>
              <w:t xml:space="preserve">6</w:t>
            </w:r>
          </w:p>
        </w:tc>
        <w:tc>
          <w:tcPr/>
          <w:p w:rsidR="00000000" w:rsidDel="00000000" w:rsidP="00000000" w:rsidRDefault="00000000" w:rsidRPr="00000000" w14:paraId="00000D44">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D45">
            <w:pPr>
              <w:rPr/>
            </w:pPr>
            <w:r w:rsidDel="00000000" w:rsidR="00000000" w:rsidRPr="00000000">
              <w:rPr>
                <w:rtl w:val="0"/>
              </w:rPr>
              <w:t xml:space="preserve">DHFN21</w:t>
            </w:r>
          </w:p>
        </w:tc>
        <w:tc>
          <w:tcPr>
            <w:vAlign w:val="bottom"/>
          </w:tcPr>
          <w:p w:rsidR="00000000" w:rsidDel="00000000" w:rsidP="00000000" w:rsidRDefault="00000000" w:rsidRPr="00000000" w14:paraId="00000D46">
            <w:pPr>
              <w:rPr/>
            </w:pPr>
            <w:r w:rsidDel="00000000" w:rsidR="00000000" w:rsidRPr="00000000">
              <w:rPr>
                <w:rtl w:val="0"/>
              </w:rPr>
              <w:t xml:space="preserve">1 2 3 4 5 (6) (7) (8) (9)</w:t>
            </w:r>
          </w:p>
        </w:tc>
        <w:tc>
          <w:tcPr/>
          <w:p w:rsidR="00000000" w:rsidDel="00000000" w:rsidP="00000000" w:rsidRDefault="00000000" w:rsidRPr="00000000" w14:paraId="00000D47">
            <w:pPr>
              <w:rPr/>
            </w:pPr>
            <w:r w:rsidDel="00000000" w:rsidR="00000000" w:rsidRPr="00000000">
              <w:rPr>
                <w:rtl w:val="0"/>
              </w:rPr>
              <w:t xml:space="preserve">4</w:t>
            </w:r>
          </w:p>
        </w:tc>
        <w:tc>
          <w:tcPr/>
          <w:p w:rsidR="00000000" w:rsidDel="00000000" w:rsidP="00000000" w:rsidRDefault="00000000" w:rsidRPr="00000000" w14:paraId="00000D48">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D49">
            <w:pPr>
              <w:rPr/>
            </w:pPr>
            <w:r w:rsidDel="00000000" w:rsidR="00000000" w:rsidRPr="00000000">
              <w:rPr>
                <w:rtl w:val="0"/>
              </w:rPr>
              <w:t xml:space="preserve">DHFN22</w:t>
            </w:r>
          </w:p>
        </w:tc>
        <w:tc>
          <w:tcPr>
            <w:vAlign w:val="bottom"/>
          </w:tcPr>
          <w:p w:rsidR="00000000" w:rsidDel="00000000" w:rsidP="00000000" w:rsidRDefault="00000000" w:rsidRPr="00000000" w14:paraId="00000D4A">
            <w:pPr>
              <w:rPr/>
            </w:pPr>
            <w:r w:rsidDel="00000000" w:rsidR="00000000" w:rsidRPr="00000000">
              <w:rPr>
                <w:rtl w:val="0"/>
              </w:rPr>
              <w:t xml:space="preserve">1 (2) 3 4 (5) (6) 7 8 9</w:t>
            </w:r>
          </w:p>
        </w:tc>
        <w:tc>
          <w:tcPr/>
          <w:p w:rsidR="00000000" w:rsidDel="00000000" w:rsidP="00000000" w:rsidRDefault="00000000" w:rsidRPr="00000000" w14:paraId="00000D4B">
            <w:pPr>
              <w:rPr/>
            </w:pPr>
            <w:r w:rsidDel="00000000" w:rsidR="00000000" w:rsidRPr="00000000">
              <w:rPr>
                <w:rtl w:val="0"/>
              </w:rPr>
              <w:t xml:space="preserve">3</w:t>
            </w:r>
          </w:p>
        </w:tc>
        <w:tc>
          <w:tcPr/>
          <w:p w:rsidR="00000000" w:rsidDel="00000000" w:rsidP="00000000" w:rsidRDefault="00000000" w:rsidRPr="00000000" w14:paraId="00000D4C">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4D">
            <w:pPr>
              <w:rPr/>
            </w:pPr>
            <w:r w:rsidDel="00000000" w:rsidR="00000000" w:rsidRPr="00000000">
              <w:rPr>
                <w:rtl w:val="0"/>
              </w:rPr>
              <w:t xml:space="preserve">DHFN23</w:t>
            </w:r>
          </w:p>
        </w:tc>
        <w:tc>
          <w:tcPr>
            <w:vAlign w:val="bottom"/>
          </w:tcPr>
          <w:p w:rsidR="00000000" w:rsidDel="00000000" w:rsidP="00000000" w:rsidRDefault="00000000" w:rsidRPr="00000000" w14:paraId="00000D4E">
            <w:pPr>
              <w:rPr/>
            </w:pPr>
            <w:r w:rsidDel="00000000" w:rsidR="00000000" w:rsidRPr="00000000">
              <w:rPr>
                <w:rtl w:val="0"/>
              </w:rPr>
              <w:t xml:space="preserve">1 2 3 4 5 6 7 8 9</w:t>
            </w:r>
          </w:p>
        </w:tc>
        <w:tc>
          <w:tcPr/>
          <w:p w:rsidR="00000000" w:rsidDel="00000000" w:rsidP="00000000" w:rsidRDefault="00000000" w:rsidRPr="00000000" w14:paraId="00000D4F">
            <w:pPr>
              <w:rPr/>
            </w:pPr>
            <w:r w:rsidDel="00000000" w:rsidR="00000000" w:rsidRPr="00000000">
              <w:rPr>
                <w:rtl w:val="0"/>
              </w:rPr>
              <w:t xml:space="preserve">0</w:t>
            </w:r>
          </w:p>
        </w:tc>
        <w:tc>
          <w:tcPr/>
          <w:p w:rsidR="00000000" w:rsidDel="00000000" w:rsidP="00000000" w:rsidRDefault="00000000" w:rsidRPr="00000000" w14:paraId="00000D50">
            <w:pPr>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D51">
            <w:pPr>
              <w:rPr/>
            </w:pPr>
            <w:r w:rsidDel="00000000" w:rsidR="00000000" w:rsidRPr="00000000">
              <w:rPr>
                <w:rtl w:val="0"/>
              </w:rPr>
              <w:t xml:space="preserve">DHFN24</w:t>
            </w:r>
          </w:p>
        </w:tc>
        <w:tc>
          <w:tcPr>
            <w:vAlign w:val="bottom"/>
          </w:tcPr>
          <w:p w:rsidR="00000000" w:rsidDel="00000000" w:rsidP="00000000" w:rsidRDefault="00000000" w:rsidRPr="00000000" w14:paraId="00000D52">
            <w:pPr>
              <w:rPr/>
            </w:pPr>
            <w:r w:rsidDel="00000000" w:rsidR="00000000" w:rsidRPr="00000000">
              <w:rPr>
                <w:rtl w:val="0"/>
              </w:rPr>
              <w:t xml:space="preserve">1 2 3 (4) 5 6 7 (8) 9</w:t>
            </w:r>
          </w:p>
        </w:tc>
        <w:tc>
          <w:tcPr/>
          <w:p w:rsidR="00000000" w:rsidDel="00000000" w:rsidP="00000000" w:rsidRDefault="00000000" w:rsidRPr="00000000" w14:paraId="00000D53">
            <w:pPr>
              <w:rPr/>
            </w:pPr>
            <w:r w:rsidDel="00000000" w:rsidR="00000000" w:rsidRPr="00000000">
              <w:rPr>
                <w:rtl w:val="0"/>
              </w:rPr>
              <w:t xml:space="preserve">2</w:t>
            </w:r>
          </w:p>
        </w:tc>
        <w:tc>
          <w:tcPr/>
          <w:p w:rsidR="00000000" w:rsidDel="00000000" w:rsidP="00000000" w:rsidRDefault="00000000" w:rsidRPr="00000000" w14:paraId="00000D54">
            <w:pPr>
              <w:rPr/>
            </w:pPr>
            <w:r w:rsidDel="00000000" w:rsidR="00000000" w:rsidRPr="00000000">
              <w:rPr>
                <w:rtl w:val="0"/>
              </w:rPr>
              <w:t xml:space="preserve">78</w:t>
            </w:r>
          </w:p>
        </w:tc>
      </w:tr>
      <w:tr>
        <w:trPr>
          <w:cantSplit w:val="0"/>
          <w:tblHeader w:val="0"/>
        </w:trPr>
        <w:tc>
          <w:tcPr>
            <w:vAlign w:val="center"/>
          </w:tcPr>
          <w:p w:rsidR="00000000" w:rsidDel="00000000" w:rsidP="00000000" w:rsidRDefault="00000000" w:rsidRPr="00000000" w14:paraId="00000D55">
            <w:pPr>
              <w:rPr/>
            </w:pPr>
            <w:r w:rsidDel="00000000" w:rsidR="00000000" w:rsidRPr="00000000">
              <w:rPr>
                <w:rtl w:val="0"/>
              </w:rPr>
              <w:t xml:space="preserve">DHFN25</w:t>
            </w:r>
          </w:p>
        </w:tc>
        <w:tc>
          <w:tcPr>
            <w:vAlign w:val="bottom"/>
          </w:tcPr>
          <w:p w:rsidR="00000000" w:rsidDel="00000000" w:rsidP="00000000" w:rsidRDefault="00000000" w:rsidRPr="00000000" w14:paraId="00000D56">
            <w:pPr>
              <w:rPr/>
            </w:pPr>
            <w:r w:rsidDel="00000000" w:rsidR="00000000" w:rsidRPr="00000000">
              <w:rPr>
                <w:rtl w:val="0"/>
              </w:rPr>
              <w:t xml:space="preserve">1 2 (3) (4) 5 (6) (7) 8 9</w:t>
            </w:r>
          </w:p>
        </w:tc>
        <w:tc>
          <w:tcPr/>
          <w:p w:rsidR="00000000" w:rsidDel="00000000" w:rsidP="00000000" w:rsidRDefault="00000000" w:rsidRPr="00000000" w14:paraId="00000D57">
            <w:pPr>
              <w:rPr/>
            </w:pPr>
            <w:r w:rsidDel="00000000" w:rsidR="00000000" w:rsidRPr="00000000">
              <w:rPr>
                <w:rtl w:val="0"/>
              </w:rPr>
              <w:t xml:space="preserve">4</w:t>
            </w:r>
          </w:p>
        </w:tc>
        <w:tc>
          <w:tcPr/>
          <w:p w:rsidR="00000000" w:rsidDel="00000000" w:rsidP="00000000" w:rsidRDefault="00000000" w:rsidRPr="00000000" w14:paraId="00000D58">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D59">
            <w:pPr>
              <w:rPr/>
            </w:pPr>
            <w:r w:rsidDel="00000000" w:rsidR="00000000" w:rsidRPr="00000000">
              <w:rPr>
                <w:rtl w:val="0"/>
              </w:rPr>
              <w:t xml:space="preserve">DHFN26</w:t>
            </w:r>
          </w:p>
        </w:tc>
        <w:tc>
          <w:tcPr>
            <w:vAlign w:val="bottom"/>
          </w:tcPr>
          <w:p w:rsidR="00000000" w:rsidDel="00000000" w:rsidP="00000000" w:rsidRDefault="00000000" w:rsidRPr="00000000" w14:paraId="00000D5A">
            <w:pPr>
              <w:rPr/>
            </w:pPr>
            <w:r w:rsidDel="00000000" w:rsidR="00000000" w:rsidRPr="00000000">
              <w:rPr>
                <w:rtl w:val="0"/>
              </w:rPr>
              <w:t xml:space="preserve">1 2 (3) (4) (5) 6 (7) 8 9</w:t>
            </w:r>
          </w:p>
        </w:tc>
        <w:tc>
          <w:tcPr/>
          <w:p w:rsidR="00000000" w:rsidDel="00000000" w:rsidP="00000000" w:rsidRDefault="00000000" w:rsidRPr="00000000" w14:paraId="00000D5B">
            <w:pPr>
              <w:rPr/>
            </w:pPr>
            <w:r w:rsidDel="00000000" w:rsidR="00000000" w:rsidRPr="00000000">
              <w:rPr>
                <w:rtl w:val="0"/>
              </w:rPr>
              <w:t xml:space="preserve">4</w:t>
            </w:r>
          </w:p>
        </w:tc>
        <w:tc>
          <w:tcPr/>
          <w:p w:rsidR="00000000" w:rsidDel="00000000" w:rsidP="00000000" w:rsidRDefault="00000000" w:rsidRPr="00000000" w14:paraId="00000D5C">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D5D">
            <w:pPr>
              <w:rPr/>
            </w:pPr>
            <w:r w:rsidDel="00000000" w:rsidR="00000000" w:rsidRPr="00000000">
              <w:rPr>
                <w:rtl w:val="0"/>
              </w:rPr>
              <w:t xml:space="preserve">DHFN27</w:t>
            </w:r>
          </w:p>
        </w:tc>
        <w:tc>
          <w:tcPr>
            <w:vAlign w:val="bottom"/>
          </w:tcPr>
          <w:p w:rsidR="00000000" w:rsidDel="00000000" w:rsidP="00000000" w:rsidRDefault="00000000" w:rsidRPr="00000000" w14:paraId="00000D5E">
            <w:pPr>
              <w:rPr/>
            </w:pPr>
            <w:r w:rsidDel="00000000" w:rsidR="00000000" w:rsidRPr="00000000">
              <w:rPr>
                <w:rtl w:val="0"/>
              </w:rPr>
              <w:t xml:space="preserve">1 (2) 3 (4) 5 6 7 (8) 9</w:t>
            </w:r>
          </w:p>
        </w:tc>
        <w:tc>
          <w:tcPr/>
          <w:p w:rsidR="00000000" w:rsidDel="00000000" w:rsidP="00000000" w:rsidRDefault="00000000" w:rsidRPr="00000000" w14:paraId="00000D5F">
            <w:pPr>
              <w:rPr/>
            </w:pPr>
            <w:r w:rsidDel="00000000" w:rsidR="00000000" w:rsidRPr="00000000">
              <w:rPr>
                <w:rtl w:val="0"/>
              </w:rPr>
              <w:t xml:space="preserve">3</w:t>
            </w:r>
          </w:p>
        </w:tc>
        <w:tc>
          <w:tcPr/>
          <w:p w:rsidR="00000000" w:rsidDel="00000000" w:rsidP="00000000" w:rsidRDefault="00000000" w:rsidRPr="00000000" w14:paraId="00000D60">
            <w:pPr>
              <w:rPr/>
            </w:pPr>
            <w:r w:rsidDel="00000000" w:rsidR="00000000" w:rsidRPr="00000000">
              <w:rPr>
                <w:rtl w:val="0"/>
              </w:rPr>
              <w:t xml:space="preserve">67</w:t>
            </w:r>
          </w:p>
        </w:tc>
      </w:tr>
      <w:tr>
        <w:trPr>
          <w:cantSplit w:val="0"/>
          <w:tblHeader w:val="0"/>
        </w:trPr>
        <w:tc>
          <w:tcPr>
            <w:vAlign w:val="center"/>
          </w:tcPr>
          <w:p w:rsidR="00000000" w:rsidDel="00000000" w:rsidP="00000000" w:rsidRDefault="00000000" w:rsidRPr="00000000" w14:paraId="00000D61">
            <w:pPr>
              <w:rPr/>
            </w:pPr>
            <w:r w:rsidDel="00000000" w:rsidR="00000000" w:rsidRPr="00000000">
              <w:rPr>
                <w:rtl w:val="0"/>
              </w:rPr>
              <w:t xml:space="preserve">DHFN28</w:t>
            </w:r>
          </w:p>
        </w:tc>
        <w:tc>
          <w:tcPr>
            <w:vAlign w:val="bottom"/>
          </w:tcPr>
          <w:p w:rsidR="00000000" w:rsidDel="00000000" w:rsidP="00000000" w:rsidRDefault="00000000" w:rsidRPr="00000000" w14:paraId="00000D62">
            <w:pPr>
              <w:rPr/>
            </w:pPr>
            <w:r w:rsidDel="00000000" w:rsidR="00000000" w:rsidRPr="00000000">
              <w:rPr>
                <w:rtl w:val="0"/>
              </w:rPr>
              <w:t xml:space="preserve">(1) (2) (3) 4 5 6 7 8 (9)</w:t>
            </w:r>
          </w:p>
        </w:tc>
        <w:tc>
          <w:tcPr/>
          <w:p w:rsidR="00000000" w:rsidDel="00000000" w:rsidP="00000000" w:rsidRDefault="00000000" w:rsidRPr="00000000" w14:paraId="00000D63">
            <w:pPr>
              <w:rPr/>
            </w:pPr>
            <w:r w:rsidDel="00000000" w:rsidR="00000000" w:rsidRPr="00000000">
              <w:rPr>
                <w:rtl w:val="0"/>
              </w:rPr>
              <w:t xml:space="preserve">4</w:t>
            </w:r>
          </w:p>
        </w:tc>
        <w:tc>
          <w:tcPr/>
          <w:p w:rsidR="00000000" w:rsidDel="00000000" w:rsidP="00000000" w:rsidRDefault="00000000" w:rsidRPr="00000000" w14:paraId="00000D64">
            <w:pP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D65">
            <w:pPr>
              <w:rPr/>
            </w:pPr>
            <w:r w:rsidDel="00000000" w:rsidR="00000000" w:rsidRPr="00000000">
              <w:rPr>
                <w:rtl w:val="0"/>
              </w:rPr>
              <w:t xml:space="preserve">DHFN29</w:t>
            </w:r>
          </w:p>
        </w:tc>
        <w:tc>
          <w:tcPr>
            <w:vAlign w:val="bottom"/>
          </w:tcPr>
          <w:p w:rsidR="00000000" w:rsidDel="00000000" w:rsidP="00000000" w:rsidRDefault="00000000" w:rsidRPr="00000000" w14:paraId="00000D66">
            <w:pPr>
              <w:rPr/>
            </w:pPr>
            <w:r w:rsidDel="00000000" w:rsidR="00000000" w:rsidRPr="00000000">
              <w:rPr>
                <w:rtl w:val="0"/>
              </w:rPr>
              <w:t xml:space="preserve">1 2 (3) (4) 5 (6) 7 8 9</w:t>
            </w:r>
          </w:p>
        </w:tc>
        <w:tc>
          <w:tcPr/>
          <w:p w:rsidR="00000000" w:rsidDel="00000000" w:rsidP="00000000" w:rsidRDefault="00000000" w:rsidRPr="00000000" w14:paraId="00000D67">
            <w:pPr>
              <w:rPr/>
            </w:pPr>
            <w:r w:rsidDel="00000000" w:rsidR="00000000" w:rsidRPr="00000000">
              <w:rPr>
                <w:rtl w:val="0"/>
              </w:rPr>
              <w:t xml:space="preserve">2</w:t>
            </w:r>
          </w:p>
        </w:tc>
        <w:tc>
          <w:tcPr/>
          <w:p w:rsidR="00000000" w:rsidDel="00000000" w:rsidP="00000000" w:rsidRDefault="00000000" w:rsidRPr="00000000" w14:paraId="00000D68">
            <w:pPr>
              <w:rPr/>
            </w:pPr>
            <w:r w:rsidDel="00000000" w:rsidR="00000000" w:rsidRPr="00000000">
              <w:rPr>
                <w:rtl w:val="0"/>
              </w:rPr>
              <w:t xml:space="preserve">78</w:t>
            </w:r>
          </w:p>
        </w:tc>
      </w:tr>
      <w:tr>
        <w:trPr>
          <w:cantSplit w:val="0"/>
          <w:tblHeader w:val="0"/>
        </w:trPr>
        <w:tc>
          <w:tcPr>
            <w:vAlign w:val="bottom"/>
          </w:tcPr>
          <w:p w:rsidR="00000000" w:rsidDel="00000000" w:rsidP="00000000" w:rsidRDefault="00000000" w:rsidRPr="00000000" w14:paraId="00000D69">
            <w:pPr>
              <w:rPr/>
            </w:pPr>
            <w:r w:rsidDel="00000000" w:rsidR="00000000" w:rsidRPr="00000000">
              <w:rPr>
                <w:rtl w:val="0"/>
              </w:rPr>
              <w:t xml:space="preserve">DHFN30</w:t>
            </w:r>
          </w:p>
        </w:tc>
        <w:tc>
          <w:tcPr>
            <w:vAlign w:val="bottom"/>
          </w:tcPr>
          <w:p w:rsidR="00000000" w:rsidDel="00000000" w:rsidP="00000000" w:rsidRDefault="00000000" w:rsidRPr="00000000" w14:paraId="00000D6A">
            <w:pPr>
              <w:rPr/>
            </w:pPr>
            <w:r w:rsidDel="00000000" w:rsidR="00000000" w:rsidRPr="00000000">
              <w:rPr>
                <w:rtl w:val="0"/>
              </w:rPr>
              <w:t xml:space="preserve">1 2 3 4 5 6 7 8 9</w:t>
            </w:r>
          </w:p>
        </w:tc>
        <w:tc>
          <w:tcPr/>
          <w:p w:rsidR="00000000" w:rsidDel="00000000" w:rsidP="00000000" w:rsidRDefault="00000000" w:rsidRPr="00000000" w14:paraId="00000D6B">
            <w:pPr>
              <w:rPr/>
            </w:pPr>
            <w:r w:rsidDel="00000000" w:rsidR="00000000" w:rsidRPr="00000000">
              <w:rPr>
                <w:rtl w:val="0"/>
              </w:rPr>
              <w:t xml:space="preserve">0</w:t>
            </w:r>
          </w:p>
        </w:tc>
        <w:tc>
          <w:tcPr/>
          <w:p w:rsidR="00000000" w:rsidDel="00000000" w:rsidP="00000000" w:rsidRDefault="00000000" w:rsidRPr="00000000" w14:paraId="00000D6C">
            <w:pPr>
              <w:rPr/>
            </w:pPr>
            <w:r w:rsidDel="00000000" w:rsidR="00000000" w:rsidRPr="00000000">
              <w:rPr>
                <w:rtl w:val="0"/>
              </w:rPr>
              <w:t xml:space="preserve">100</w:t>
            </w:r>
          </w:p>
        </w:tc>
      </w:tr>
    </w:tbl>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dignity-self</w:t>
      </w:r>
    </w:p>
    <w:tbl>
      <w:tblPr>
        <w:tblStyle w:val="Table33"/>
        <w:tblW w:w="6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096"/>
        <w:gridCol w:w="1863"/>
        <w:gridCol w:w="1463"/>
        <w:tblGridChange w:id="0">
          <w:tblGrid>
            <w:gridCol w:w="990"/>
            <w:gridCol w:w="2096"/>
            <w:gridCol w:w="1863"/>
            <w:gridCol w:w="1463"/>
          </w:tblGrid>
        </w:tblGridChange>
      </w:tblGrid>
      <w:tr>
        <w:trPr>
          <w:cantSplit w:val="0"/>
          <w:tblHeader w:val="0"/>
        </w:trPr>
        <w:tc>
          <w:tcPr>
            <w:vAlign w:val="center"/>
          </w:tcPr>
          <w:p w:rsidR="00000000" w:rsidDel="00000000" w:rsidP="00000000" w:rsidRDefault="00000000" w:rsidRPr="00000000" w14:paraId="00000D70">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D71">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D72">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D73">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D74">
            <w:pPr>
              <w:rPr/>
            </w:pPr>
            <w:r w:rsidDel="00000000" w:rsidR="00000000" w:rsidRPr="00000000">
              <w:rPr>
                <w:rtl w:val="0"/>
              </w:rPr>
              <w:t xml:space="preserve">DHFN1</w:t>
            </w:r>
          </w:p>
        </w:tc>
        <w:tc>
          <w:tcPr>
            <w:vAlign w:val="bottom"/>
          </w:tcPr>
          <w:p w:rsidR="00000000" w:rsidDel="00000000" w:rsidP="00000000" w:rsidRDefault="00000000" w:rsidRPr="00000000" w14:paraId="00000D75">
            <w:pPr>
              <w:rPr/>
            </w:pPr>
            <w:r w:rsidDel="00000000" w:rsidR="00000000" w:rsidRPr="00000000">
              <w:rPr>
                <w:rtl w:val="0"/>
              </w:rPr>
              <w:t xml:space="preserve">1 2 3 4 5 6 7 8 (9)</w:t>
            </w:r>
          </w:p>
        </w:tc>
        <w:tc>
          <w:tcPr/>
          <w:p w:rsidR="00000000" w:rsidDel="00000000" w:rsidP="00000000" w:rsidRDefault="00000000" w:rsidRPr="00000000" w14:paraId="00000D76">
            <w:pPr>
              <w:rPr/>
            </w:pPr>
            <w:r w:rsidDel="00000000" w:rsidR="00000000" w:rsidRPr="00000000">
              <w:rPr>
                <w:rtl w:val="0"/>
              </w:rPr>
              <w:t xml:space="preserve">1</w:t>
            </w:r>
          </w:p>
        </w:tc>
        <w:tc>
          <w:tcPr/>
          <w:p w:rsidR="00000000" w:rsidDel="00000000" w:rsidP="00000000" w:rsidRDefault="00000000" w:rsidRPr="00000000" w14:paraId="00000D77">
            <w:pPr>
              <w:rPr/>
            </w:pPr>
            <w:r w:rsidDel="00000000" w:rsidR="00000000" w:rsidRPr="00000000">
              <w:rPr>
                <w:rtl w:val="0"/>
              </w:rPr>
              <w:t xml:space="preserve">89</w:t>
            </w:r>
          </w:p>
        </w:tc>
      </w:tr>
      <w:tr>
        <w:trPr>
          <w:cantSplit w:val="0"/>
          <w:tblHeader w:val="0"/>
        </w:trPr>
        <w:tc>
          <w:tcPr>
            <w:vAlign w:val="bottom"/>
          </w:tcPr>
          <w:p w:rsidR="00000000" w:rsidDel="00000000" w:rsidP="00000000" w:rsidRDefault="00000000" w:rsidRPr="00000000" w14:paraId="00000D78">
            <w:pPr>
              <w:rPr/>
            </w:pPr>
            <w:r w:rsidDel="00000000" w:rsidR="00000000" w:rsidRPr="00000000">
              <w:rPr>
                <w:rtl w:val="0"/>
              </w:rPr>
              <w:t xml:space="preserve">DHFN2</w:t>
            </w:r>
          </w:p>
        </w:tc>
        <w:tc>
          <w:tcPr>
            <w:vAlign w:val="bottom"/>
          </w:tcPr>
          <w:p w:rsidR="00000000" w:rsidDel="00000000" w:rsidP="00000000" w:rsidRDefault="00000000" w:rsidRPr="00000000" w14:paraId="00000D79">
            <w:pPr>
              <w:rPr/>
            </w:pPr>
            <w:r w:rsidDel="00000000" w:rsidR="00000000" w:rsidRPr="00000000">
              <w:rPr>
                <w:rtl w:val="0"/>
              </w:rPr>
              <w:t xml:space="preserve">1 2 3 4 5 6 7 8 (9)</w:t>
            </w:r>
          </w:p>
        </w:tc>
        <w:tc>
          <w:tcPr/>
          <w:p w:rsidR="00000000" w:rsidDel="00000000" w:rsidP="00000000" w:rsidRDefault="00000000" w:rsidRPr="00000000" w14:paraId="00000D7A">
            <w:pPr>
              <w:rPr/>
            </w:pPr>
            <w:r w:rsidDel="00000000" w:rsidR="00000000" w:rsidRPr="00000000">
              <w:rPr>
                <w:rtl w:val="0"/>
              </w:rPr>
              <w:t xml:space="preserve">1</w:t>
            </w:r>
          </w:p>
        </w:tc>
        <w:tc>
          <w:tcPr/>
          <w:p w:rsidR="00000000" w:rsidDel="00000000" w:rsidP="00000000" w:rsidRDefault="00000000" w:rsidRPr="00000000" w14:paraId="00000D7B">
            <w:pPr>
              <w:rPr/>
            </w:pPr>
            <w:r w:rsidDel="00000000" w:rsidR="00000000" w:rsidRPr="00000000">
              <w:rPr>
                <w:rtl w:val="0"/>
              </w:rPr>
              <w:t xml:space="preserve">89</w:t>
            </w:r>
          </w:p>
        </w:tc>
      </w:tr>
      <w:tr>
        <w:trPr>
          <w:cantSplit w:val="0"/>
          <w:tblHeader w:val="0"/>
        </w:trPr>
        <w:tc>
          <w:tcPr>
            <w:vAlign w:val="bottom"/>
          </w:tcPr>
          <w:p w:rsidR="00000000" w:rsidDel="00000000" w:rsidP="00000000" w:rsidRDefault="00000000" w:rsidRPr="00000000" w14:paraId="00000D7C">
            <w:pPr>
              <w:rPr/>
            </w:pPr>
            <w:r w:rsidDel="00000000" w:rsidR="00000000" w:rsidRPr="00000000">
              <w:rPr>
                <w:rtl w:val="0"/>
              </w:rPr>
              <w:t xml:space="preserve">DHFN3</w:t>
            </w:r>
          </w:p>
        </w:tc>
        <w:tc>
          <w:tcPr>
            <w:vAlign w:val="bottom"/>
          </w:tcPr>
          <w:p w:rsidR="00000000" w:rsidDel="00000000" w:rsidP="00000000" w:rsidRDefault="00000000" w:rsidRPr="00000000" w14:paraId="00000D7D">
            <w:pPr>
              <w:rPr/>
            </w:pPr>
            <w:r w:rsidDel="00000000" w:rsidR="00000000" w:rsidRPr="00000000">
              <w:rPr>
                <w:rtl w:val="0"/>
              </w:rPr>
              <w:t xml:space="preserve">1 2 3 4 5 6 7 8 9</w:t>
            </w:r>
          </w:p>
        </w:tc>
        <w:tc>
          <w:tcPr/>
          <w:p w:rsidR="00000000" w:rsidDel="00000000" w:rsidP="00000000" w:rsidRDefault="00000000" w:rsidRPr="00000000" w14:paraId="00000D7E">
            <w:pPr>
              <w:rPr/>
            </w:pPr>
            <w:r w:rsidDel="00000000" w:rsidR="00000000" w:rsidRPr="00000000">
              <w:rPr>
                <w:rtl w:val="0"/>
              </w:rPr>
              <w:t xml:space="preserve">0</w:t>
            </w:r>
          </w:p>
        </w:tc>
        <w:tc>
          <w:tcPr/>
          <w:p w:rsidR="00000000" w:rsidDel="00000000" w:rsidP="00000000" w:rsidRDefault="00000000" w:rsidRPr="00000000" w14:paraId="00000D7F">
            <w:pPr>
              <w:rPr/>
            </w:pPr>
            <w:r w:rsidDel="00000000" w:rsidR="00000000" w:rsidRPr="00000000">
              <w:rPr>
                <w:rtl w:val="0"/>
              </w:rPr>
              <w:t xml:space="preserve">100</w:t>
            </w:r>
          </w:p>
        </w:tc>
      </w:tr>
      <w:tr>
        <w:trPr>
          <w:cantSplit w:val="0"/>
          <w:tblHeader w:val="0"/>
        </w:trPr>
        <w:tc>
          <w:tcPr>
            <w:vAlign w:val="bottom"/>
          </w:tcPr>
          <w:p w:rsidR="00000000" w:rsidDel="00000000" w:rsidP="00000000" w:rsidRDefault="00000000" w:rsidRPr="00000000" w14:paraId="00000D80">
            <w:pPr>
              <w:rPr/>
            </w:pPr>
            <w:r w:rsidDel="00000000" w:rsidR="00000000" w:rsidRPr="00000000">
              <w:rPr>
                <w:rtl w:val="0"/>
              </w:rPr>
              <w:t xml:space="preserve">DHFN4</w:t>
            </w:r>
          </w:p>
        </w:tc>
        <w:tc>
          <w:tcPr>
            <w:vAlign w:val="bottom"/>
          </w:tcPr>
          <w:p w:rsidR="00000000" w:rsidDel="00000000" w:rsidP="00000000" w:rsidRDefault="00000000" w:rsidRPr="00000000" w14:paraId="00000D81">
            <w:pPr>
              <w:rPr/>
            </w:pPr>
            <w:r w:rsidDel="00000000" w:rsidR="00000000" w:rsidRPr="00000000">
              <w:rPr>
                <w:rtl w:val="0"/>
              </w:rPr>
              <w:t xml:space="preserve">1 2 3 4 5 6 7 8 9</w:t>
            </w:r>
          </w:p>
        </w:tc>
        <w:tc>
          <w:tcPr/>
          <w:p w:rsidR="00000000" w:rsidDel="00000000" w:rsidP="00000000" w:rsidRDefault="00000000" w:rsidRPr="00000000" w14:paraId="00000D82">
            <w:pPr>
              <w:rPr/>
            </w:pPr>
            <w:r w:rsidDel="00000000" w:rsidR="00000000" w:rsidRPr="00000000">
              <w:rPr>
                <w:rtl w:val="0"/>
              </w:rPr>
              <w:t xml:space="preserve">0</w:t>
            </w:r>
          </w:p>
        </w:tc>
        <w:tc>
          <w:tcPr/>
          <w:p w:rsidR="00000000" w:rsidDel="00000000" w:rsidP="00000000" w:rsidRDefault="00000000" w:rsidRPr="00000000" w14:paraId="00000D83">
            <w:pPr>
              <w:rPr/>
            </w:pPr>
            <w:r w:rsidDel="00000000" w:rsidR="00000000" w:rsidRPr="00000000">
              <w:rPr>
                <w:rtl w:val="0"/>
              </w:rPr>
              <w:t xml:space="preserve">100</w:t>
            </w:r>
          </w:p>
        </w:tc>
      </w:tr>
      <w:tr>
        <w:trPr>
          <w:cantSplit w:val="0"/>
          <w:tblHeader w:val="0"/>
        </w:trPr>
        <w:tc>
          <w:tcPr>
            <w:vAlign w:val="bottom"/>
          </w:tcPr>
          <w:p w:rsidR="00000000" w:rsidDel="00000000" w:rsidP="00000000" w:rsidRDefault="00000000" w:rsidRPr="00000000" w14:paraId="00000D84">
            <w:pPr>
              <w:rPr/>
            </w:pPr>
            <w:r w:rsidDel="00000000" w:rsidR="00000000" w:rsidRPr="00000000">
              <w:rPr>
                <w:rtl w:val="0"/>
              </w:rPr>
              <w:t xml:space="preserve">DHFN5</w:t>
            </w:r>
          </w:p>
        </w:tc>
        <w:tc>
          <w:tcPr>
            <w:vAlign w:val="bottom"/>
          </w:tcPr>
          <w:p w:rsidR="00000000" w:rsidDel="00000000" w:rsidP="00000000" w:rsidRDefault="00000000" w:rsidRPr="00000000" w14:paraId="00000D85">
            <w:pPr>
              <w:rPr/>
            </w:pPr>
            <w:r w:rsidDel="00000000" w:rsidR="00000000" w:rsidRPr="00000000">
              <w:rPr>
                <w:rtl w:val="0"/>
              </w:rPr>
              <w:t xml:space="preserve">1 (2) 3 4 5 6 7 8 (9)</w:t>
            </w:r>
          </w:p>
        </w:tc>
        <w:tc>
          <w:tcPr/>
          <w:p w:rsidR="00000000" w:rsidDel="00000000" w:rsidP="00000000" w:rsidRDefault="00000000" w:rsidRPr="00000000" w14:paraId="00000D86">
            <w:pPr>
              <w:rPr/>
            </w:pPr>
            <w:r w:rsidDel="00000000" w:rsidR="00000000" w:rsidRPr="00000000">
              <w:rPr>
                <w:rtl w:val="0"/>
              </w:rPr>
              <w:t xml:space="preserve">2</w:t>
            </w:r>
          </w:p>
        </w:tc>
        <w:tc>
          <w:tcPr/>
          <w:p w:rsidR="00000000" w:rsidDel="00000000" w:rsidP="00000000" w:rsidRDefault="00000000" w:rsidRPr="00000000" w14:paraId="00000D87">
            <w:pPr>
              <w:rPr/>
            </w:pPr>
            <w:r w:rsidDel="00000000" w:rsidR="00000000" w:rsidRPr="00000000">
              <w:rPr>
                <w:rtl w:val="0"/>
              </w:rPr>
              <w:t xml:space="preserve">78</w:t>
            </w:r>
          </w:p>
        </w:tc>
      </w:tr>
    </w:tbl>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dignity-other</w:t>
      </w:r>
    </w:p>
    <w:tbl>
      <w:tblPr>
        <w:tblStyle w:val="Table34"/>
        <w:tblW w:w="65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096"/>
        <w:gridCol w:w="1863"/>
        <w:gridCol w:w="1463"/>
        <w:tblGridChange w:id="0">
          <w:tblGrid>
            <w:gridCol w:w="1110"/>
            <w:gridCol w:w="2096"/>
            <w:gridCol w:w="1863"/>
            <w:gridCol w:w="1463"/>
          </w:tblGrid>
        </w:tblGridChange>
      </w:tblGrid>
      <w:tr>
        <w:trPr>
          <w:cantSplit w:val="0"/>
          <w:tblHeader w:val="0"/>
        </w:trPr>
        <w:tc>
          <w:tcPr>
            <w:vAlign w:val="center"/>
          </w:tcPr>
          <w:p w:rsidR="00000000" w:rsidDel="00000000" w:rsidP="00000000" w:rsidRDefault="00000000" w:rsidRPr="00000000" w14:paraId="00000D8A">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D8B">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D8C">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D8D">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D8E">
            <w:pPr>
              <w:rPr/>
            </w:pPr>
            <w:r w:rsidDel="00000000" w:rsidR="00000000" w:rsidRPr="00000000">
              <w:rPr>
                <w:rtl w:val="0"/>
              </w:rPr>
              <w:t xml:space="preserve">DHFN6</w:t>
            </w:r>
          </w:p>
        </w:tc>
        <w:tc>
          <w:tcPr>
            <w:vAlign w:val="bottom"/>
          </w:tcPr>
          <w:p w:rsidR="00000000" w:rsidDel="00000000" w:rsidP="00000000" w:rsidRDefault="00000000" w:rsidRPr="00000000" w14:paraId="00000D8F">
            <w:pPr>
              <w:rPr/>
            </w:pPr>
            <w:r w:rsidDel="00000000" w:rsidR="00000000" w:rsidRPr="00000000">
              <w:rPr>
                <w:rtl w:val="0"/>
              </w:rPr>
              <w:t xml:space="preserve">1 2 3 4 5 6 7 8 (9)</w:t>
            </w:r>
          </w:p>
        </w:tc>
        <w:tc>
          <w:tcPr/>
          <w:p w:rsidR="00000000" w:rsidDel="00000000" w:rsidP="00000000" w:rsidRDefault="00000000" w:rsidRPr="00000000" w14:paraId="00000D90">
            <w:pPr>
              <w:rPr/>
            </w:pPr>
            <w:r w:rsidDel="00000000" w:rsidR="00000000" w:rsidRPr="00000000">
              <w:rPr>
                <w:rtl w:val="0"/>
              </w:rPr>
              <w:t xml:space="preserve">1</w:t>
            </w:r>
          </w:p>
        </w:tc>
        <w:tc>
          <w:tcPr/>
          <w:p w:rsidR="00000000" w:rsidDel="00000000" w:rsidP="00000000" w:rsidRDefault="00000000" w:rsidRPr="00000000" w14:paraId="00000D91">
            <w:pPr>
              <w:rPr/>
            </w:pPr>
            <w:r w:rsidDel="00000000" w:rsidR="00000000" w:rsidRPr="00000000">
              <w:rPr>
                <w:rtl w:val="0"/>
              </w:rPr>
              <w:t xml:space="preserve">89</w:t>
            </w:r>
          </w:p>
        </w:tc>
      </w:tr>
      <w:tr>
        <w:trPr>
          <w:cantSplit w:val="0"/>
          <w:tblHeader w:val="0"/>
        </w:trPr>
        <w:tc>
          <w:tcPr>
            <w:vAlign w:val="bottom"/>
          </w:tcPr>
          <w:p w:rsidR="00000000" w:rsidDel="00000000" w:rsidP="00000000" w:rsidRDefault="00000000" w:rsidRPr="00000000" w14:paraId="00000D92">
            <w:pPr>
              <w:rPr/>
            </w:pPr>
            <w:r w:rsidDel="00000000" w:rsidR="00000000" w:rsidRPr="00000000">
              <w:rPr>
                <w:rtl w:val="0"/>
              </w:rPr>
              <w:t xml:space="preserve">DHFN7</w:t>
            </w:r>
          </w:p>
        </w:tc>
        <w:tc>
          <w:tcPr>
            <w:vAlign w:val="bottom"/>
          </w:tcPr>
          <w:p w:rsidR="00000000" w:rsidDel="00000000" w:rsidP="00000000" w:rsidRDefault="00000000" w:rsidRPr="00000000" w14:paraId="00000D93">
            <w:pPr>
              <w:rPr/>
            </w:pPr>
            <w:r w:rsidDel="00000000" w:rsidR="00000000" w:rsidRPr="00000000">
              <w:rPr>
                <w:rtl w:val="0"/>
              </w:rPr>
              <w:t xml:space="preserve">1 2 3 4 (5) 6 7 8 (9)</w:t>
            </w:r>
          </w:p>
        </w:tc>
        <w:tc>
          <w:tcPr/>
          <w:p w:rsidR="00000000" w:rsidDel="00000000" w:rsidP="00000000" w:rsidRDefault="00000000" w:rsidRPr="00000000" w14:paraId="00000D94">
            <w:pPr>
              <w:rPr/>
            </w:pPr>
            <w:r w:rsidDel="00000000" w:rsidR="00000000" w:rsidRPr="00000000">
              <w:rPr>
                <w:rtl w:val="0"/>
              </w:rPr>
              <w:t xml:space="preserve">2</w:t>
            </w:r>
          </w:p>
        </w:tc>
        <w:tc>
          <w:tcPr/>
          <w:p w:rsidR="00000000" w:rsidDel="00000000" w:rsidP="00000000" w:rsidRDefault="00000000" w:rsidRPr="00000000" w14:paraId="00000D95">
            <w:pPr>
              <w:rPr/>
            </w:pPr>
            <w:r w:rsidDel="00000000" w:rsidR="00000000" w:rsidRPr="00000000">
              <w:rPr>
                <w:rtl w:val="0"/>
              </w:rPr>
              <w:t xml:space="preserve">78</w:t>
            </w:r>
          </w:p>
        </w:tc>
      </w:tr>
      <w:tr>
        <w:trPr>
          <w:cantSplit w:val="0"/>
          <w:tblHeader w:val="0"/>
        </w:trPr>
        <w:tc>
          <w:tcPr>
            <w:vAlign w:val="bottom"/>
          </w:tcPr>
          <w:p w:rsidR="00000000" w:rsidDel="00000000" w:rsidP="00000000" w:rsidRDefault="00000000" w:rsidRPr="00000000" w14:paraId="00000D96">
            <w:pPr>
              <w:rPr/>
            </w:pPr>
            <w:r w:rsidDel="00000000" w:rsidR="00000000" w:rsidRPr="00000000">
              <w:rPr>
                <w:rtl w:val="0"/>
              </w:rPr>
              <w:t xml:space="preserve">DHFN8</w:t>
            </w:r>
          </w:p>
        </w:tc>
        <w:tc>
          <w:tcPr>
            <w:vAlign w:val="bottom"/>
          </w:tcPr>
          <w:p w:rsidR="00000000" w:rsidDel="00000000" w:rsidP="00000000" w:rsidRDefault="00000000" w:rsidRPr="00000000" w14:paraId="00000D97">
            <w:pPr>
              <w:rPr/>
            </w:pPr>
            <w:r w:rsidDel="00000000" w:rsidR="00000000" w:rsidRPr="00000000">
              <w:rPr>
                <w:rtl w:val="0"/>
              </w:rPr>
              <w:t xml:space="preserve">1 2 3 4 5 6 7 (8) 9</w:t>
            </w:r>
          </w:p>
        </w:tc>
        <w:tc>
          <w:tcPr/>
          <w:p w:rsidR="00000000" w:rsidDel="00000000" w:rsidP="00000000" w:rsidRDefault="00000000" w:rsidRPr="00000000" w14:paraId="00000D98">
            <w:pPr>
              <w:rPr/>
            </w:pPr>
            <w:r w:rsidDel="00000000" w:rsidR="00000000" w:rsidRPr="00000000">
              <w:rPr>
                <w:rtl w:val="0"/>
              </w:rPr>
              <w:t xml:space="preserve">1</w:t>
            </w:r>
          </w:p>
        </w:tc>
        <w:tc>
          <w:tcPr/>
          <w:p w:rsidR="00000000" w:rsidDel="00000000" w:rsidP="00000000" w:rsidRDefault="00000000" w:rsidRPr="00000000" w14:paraId="00000D99">
            <w:pPr>
              <w:rPr/>
            </w:pPr>
            <w:r w:rsidDel="00000000" w:rsidR="00000000" w:rsidRPr="00000000">
              <w:rPr>
                <w:rtl w:val="0"/>
              </w:rPr>
              <w:t xml:space="preserve">89</w:t>
            </w:r>
          </w:p>
        </w:tc>
      </w:tr>
      <w:tr>
        <w:trPr>
          <w:cantSplit w:val="0"/>
          <w:tblHeader w:val="0"/>
        </w:trPr>
        <w:tc>
          <w:tcPr>
            <w:vAlign w:val="bottom"/>
          </w:tcPr>
          <w:p w:rsidR="00000000" w:rsidDel="00000000" w:rsidP="00000000" w:rsidRDefault="00000000" w:rsidRPr="00000000" w14:paraId="00000D9A">
            <w:pPr>
              <w:rPr/>
            </w:pPr>
            <w:r w:rsidDel="00000000" w:rsidR="00000000" w:rsidRPr="00000000">
              <w:rPr>
                <w:rtl w:val="0"/>
              </w:rPr>
              <w:t xml:space="preserve">DHFN9</w:t>
            </w:r>
          </w:p>
        </w:tc>
        <w:tc>
          <w:tcPr>
            <w:vAlign w:val="bottom"/>
          </w:tcPr>
          <w:p w:rsidR="00000000" w:rsidDel="00000000" w:rsidP="00000000" w:rsidRDefault="00000000" w:rsidRPr="00000000" w14:paraId="00000D9B">
            <w:pPr>
              <w:rPr/>
            </w:pPr>
            <w:r w:rsidDel="00000000" w:rsidR="00000000" w:rsidRPr="00000000">
              <w:rPr>
                <w:rtl w:val="0"/>
              </w:rPr>
              <w:t xml:space="preserve">1 2 3 4 (5) 6 7 8 (9)</w:t>
            </w:r>
          </w:p>
        </w:tc>
        <w:tc>
          <w:tcPr/>
          <w:p w:rsidR="00000000" w:rsidDel="00000000" w:rsidP="00000000" w:rsidRDefault="00000000" w:rsidRPr="00000000" w14:paraId="00000D9C">
            <w:pPr>
              <w:rPr/>
            </w:pPr>
            <w:r w:rsidDel="00000000" w:rsidR="00000000" w:rsidRPr="00000000">
              <w:rPr>
                <w:rtl w:val="0"/>
              </w:rPr>
              <w:t xml:space="preserve">2</w:t>
            </w:r>
          </w:p>
        </w:tc>
        <w:tc>
          <w:tcPr/>
          <w:p w:rsidR="00000000" w:rsidDel="00000000" w:rsidP="00000000" w:rsidRDefault="00000000" w:rsidRPr="00000000" w14:paraId="00000D9D">
            <w:pPr>
              <w:rPr/>
            </w:pPr>
            <w:r w:rsidDel="00000000" w:rsidR="00000000" w:rsidRPr="00000000">
              <w:rPr>
                <w:rtl w:val="0"/>
              </w:rPr>
              <w:t xml:space="preserve">78</w:t>
            </w:r>
          </w:p>
        </w:tc>
      </w:tr>
      <w:tr>
        <w:trPr>
          <w:cantSplit w:val="0"/>
          <w:tblHeader w:val="0"/>
        </w:trPr>
        <w:tc>
          <w:tcPr>
            <w:vAlign w:val="bottom"/>
          </w:tcPr>
          <w:p w:rsidR="00000000" w:rsidDel="00000000" w:rsidP="00000000" w:rsidRDefault="00000000" w:rsidRPr="00000000" w14:paraId="00000D9E">
            <w:pPr>
              <w:rPr/>
            </w:pPr>
            <w:r w:rsidDel="00000000" w:rsidR="00000000" w:rsidRPr="00000000">
              <w:rPr>
                <w:rtl w:val="0"/>
              </w:rPr>
              <w:t xml:space="preserve">DHFN10</w:t>
            </w:r>
          </w:p>
        </w:tc>
        <w:tc>
          <w:tcPr>
            <w:vAlign w:val="bottom"/>
          </w:tcPr>
          <w:p w:rsidR="00000000" w:rsidDel="00000000" w:rsidP="00000000" w:rsidRDefault="00000000" w:rsidRPr="00000000" w14:paraId="00000D9F">
            <w:pPr>
              <w:rPr/>
            </w:pPr>
            <w:r w:rsidDel="00000000" w:rsidR="00000000" w:rsidRPr="00000000">
              <w:rPr>
                <w:rtl w:val="0"/>
              </w:rPr>
              <w:t xml:space="preserve">1 2 3 4 5 6 7 8 (9)</w:t>
            </w:r>
          </w:p>
        </w:tc>
        <w:tc>
          <w:tcPr/>
          <w:p w:rsidR="00000000" w:rsidDel="00000000" w:rsidP="00000000" w:rsidRDefault="00000000" w:rsidRPr="00000000" w14:paraId="00000DA0">
            <w:pPr>
              <w:rPr/>
            </w:pPr>
            <w:r w:rsidDel="00000000" w:rsidR="00000000" w:rsidRPr="00000000">
              <w:rPr>
                <w:rtl w:val="0"/>
              </w:rPr>
              <w:t xml:space="preserve">1</w:t>
            </w:r>
          </w:p>
        </w:tc>
        <w:tc>
          <w:tcPr/>
          <w:p w:rsidR="00000000" w:rsidDel="00000000" w:rsidP="00000000" w:rsidRDefault="00000000" w:rsidRPr="00000000" w14:paraId="00000DA1">
            <w:pPr>
              <w:rPr/>
            </w:pPr>
            <w:r w:rsidDel="00000000" w:rsidR="00000000" w:rsidRPr="00000000">
              <w:rPr>
                <w:rtl w:val="0"/>
              </w:rPr>
              <w:t xml:space="preserve">89</w:t>
            </w:r>
          </w:p>
        </w:tc>
      </w:tr>
    </w:tbl>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honor-self</w:t>
      </w:r>
    </w:p>
    <w:tbl>
      <w:tblPr>
        <w:tblStyle w:val="Table35"/>
        <w:tblW w:w="71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736"/>
        <w:gridCol w:w="1863"/>
        <w:gridCol w:w="1463"/>
        <w:tblGridChange w:id="0">
          <w:tblGrid>
            <w:gridCol w:w="1110"/>
            <w:gridCol w:w="2736"/>
            <w:gridCol w:w="1863"/>
            <w:gridCol w:w="1463"/>
          </w:tblGrid>
        </w:tblGridChange>
      </w:tblGrid>
      <w:tr>
        <w:trPr>
          <w:cantSplit w:val="0"/>
          <w:tblHeader w:val="0"/>
        </w:trPr>
        <w:tc>
          <w:tcPr>
            <w:vAlign w:val="center"/>
          </w:tcPr>
          <w:p w:rsidR="00000000" w:rsidDel="00000000" w:rsidP="00000000" w:rsidRDefault="00000000" w:rsidRPr="00000000" w14:paraId="00000DA4">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DA5">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DA6">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DA7">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DA8">
            <w:pPr>
              <w:rPr/>
            </w:pPr>
            <w:r w:rsidDel="00000000" w:rsidR="00000000" w:rsidRPr="00000000">
              <w:rPr>
                <w:rtl w:val="0"/>
              </w:rPr>
              <w:t xml:space="preserve">DHFN11</w:t>
            </w:r>
          </w:p>
        </w:tc>
        <w:tc>
          <w:tcPr>
            <w:vAlign w:val="bottom"/>
          </w:tcPr>
          <w:p w:rsidR="00000000" w:rsidDel="00000000" w:rsidP="00000000" w:rsidRDefault="00000000" w:rsidRPr="00000000" w14:paraId="00000DA9">
            <w:pPr>
              <w:rPr/>
            </w:pPr>
            <w:r w:rsidDel="00000000" w:rsidR="00000000" w:rsidRPr="00000000">
              <w:rPr>
                <w:rtl w:val="0"/>
              </w:rPr>
              <w:t xml:space="preserve">1 2 3 (4) (5) 6 7 8 9</w:t>
            </w:r>
          </w:p>
        </w:tc>
        <w:tc>
          <w:tcPr/>
          <w:p w:rsidR="00000000" w:rsidDel="00000000" w:rsidP="00000000" w:rsidRDefault="00000000" w:rsidRPr="00000000" w14:paraId="00000DAA">
            <w:pPr>
              <w:rPr/>
            </w:pPr>
            <w:r w:rsidDel="00000000" w:rsidR="00000000" w:rsidRPr="00000000">
              <w:rPr>
                <w:rtl w:val="0"/>
              </w:rPr>
              <w:t xml:space="preserve">2</w:t>
            </w:r>
          </w:p>
        </w:tc>
        <w:tc>
          <w:tcPr/>
          <w:p w:rsidR="00000000" w:rsidDel="00000000" w:rsidP="00000000" w:rsidRDefault="00000000" w:rsidRPr="00000000" w14:paraId="00000DAB">
            <w:pPr>
              <w:rPr/>
            </w:pPr>
            <w:r w:rsidDel="00000000" w:rsidR="00000000" w:rsidRPr="00000000">
              <w:rPr>
                <w:rtl w:val="0"/>
              </w:rPr>
              <w:t xml:space="preserve">78</w:t>
            </w:r>
          </w:p>
        </w:tc>
      </w:tr>
      <w:tr>
        <w:trPr>
          <w:cantSplit w:val="0"/>
          <w:tblHeader w:val="0"/>
        </w:trPr>
        <w:tc>
          <w:tcPr>
            <w:vAlign w:val="bottom"/>
          </w:tcPr>
          <w:p w:rsidR="00000000" w:rsidDel="00000000" w:rsidP="00000000" w:rsidRDefault="00000000" w:rsidRPr="00000000" w14:paraId="00000DAC">
            <w:pPr>
              <w:rPr/>
            </w:pPr>
            <w:r w:rsidDel="00000000" w:rsidR="00000000" w:rsidRPr="00000000">
              <w:rPr>
                <w:rtl w:val="0"/>
              </w:rPr>
              <w:t xml:space="preserve">DHFN12</w:t>
            </w:r>
          </w:p>
        </w:tc>
        <w:tc>
          <w:tcPr>
            <w:vAlign w:val="bottom"/>
          </w:tcPr>
          <w:p w:rsidR="00000000" w:rsidDel="00000000" w:rsidP="00000000" w:rsidRDefault="00000000" w:rsidRPr="00000000" w14:paraId="00000DAD">
            <w:pPr>
              <w:rPr/>
            </w:pPr>
            <w:r w:rsidDel="00000000" w:rsidR="00000000" w:rsidRPr="00000000">
              <w:rPr>
                <w:rtl w:val="0"/>
              </w:rPr>
              <w:t xml:space="preserve">1 2 3 (4) 5 6 7 8 9</w:t>
            </w:r>
          </w:p>
        </w:tc>
        <w:tc>
          <w:tcPr/>
          <w:p w:rsidR="00000000" w:rsidDel="00000000" w:rsidP="00000000" w:rsidRDefault="00000000" w:rsidRPr="00000000" w14:paraId="00000DAE">
            <w:pPr>
              <w:rPr/>
            </w:pPr>
            <w:r w:rsidDel="00000000" w:rsidR="00000000" w:rsidRPr="00000000">
              <w:rPr>
                <w:rtl w:val="0"/>
              </w:rPr>
              <w:t xml:space="preserve">1</w:t>
            </w:r>
          </w:p>
        </w:tc>
        <w:tc>
          <w:tcPr/>
          <w:p w:rsidR="00000000" w:rsidDel="00000000" w:rsidP="00000000" w:rsidRDefault="00000000" w:rsidRPr="00000000" w14:paraId="00000DAF">
            <w:pPr>
              <w:rPr/>
            </w:pPr>
            <w:r w:rsidDel="00000000" w:rsidR="00000000" w:rsidRPr="00000000">
              <w:rPr>
                <w:rtl w:val="0"/>
              </w:rPr>
              <w:t xml:space="preserve">89</w:t>
            </w:r>
          </w:p>
        </w:tc>
      </w:tr>
      <w:tr>
        <w:trPr>
          <w:cantSplit w:val="0"/>
          <w:tblHeader w:val="0"/>
        </w:trPr>
        <w:tc>
          <w:tcPr>
            <w:vAlign w:val="bottom"/>
          </w:tcPr>
          <w:p w:rsidR="00000000" w:rsidDel="00000000" w:rsidP="00000000" w:rsidRDefault="00000000" w:rsidRPr="00000000" w14:paraId="00000DB0">
            <w:pPr>
              <w:rPr/>
            </w:pPr>
            <w:r w:rsidDel="00000000" w:rsidR="00000000" w:rsidRPr="00000000">
              <w:rPr>
                <w:rtl w:val="0"/>
              </w:rPr>
              <w:t xml:space="preserve">DHFN13</w:t>
            </w:r>
          </w:p>
        </w:tc>
        <w:tc>
          <w:tcPr>
            <w:vAlign w:val="bottom"/>
          </w:tcPr>
          <w:p w:rsidR="00000000" w:rsidDel="00000000" w:rsidP="00000000" w:rsidRDefault="00000000" w:rsidRPr="00000000" w14:paraId="00000DB1">
            <w:pPr>
              <w:rPr/>
            </w:pPr>
            <w:r w:rsidDel="00000000" w:rsidR="00000000" w:rsidRPr="00000000">
              <w:rPr>
                <w:rtl w:val="0"/>
              </w:rPr>
              <w:t xml:space="preserve">(1) (2) 3 (4) (5) (6) 7 (8) 9</w:t>
            </w:r>
          </w:p>
        </w:tc>
        <w:tc>
          <w:tcPr/>
          <w:p w:rsidR="00000000" w:rsidDel="00000000" w:rsidP="00000000" w:rsidRDefault="00000000" w:rsidRPr="00000000" w14:paraId="00000DB2">
            <w:pPr>
              <w:rPr/>
            </w:pPr>
            <w:r w:rsidDel="00000000" w:rsidR="00000000" w:rsidRPr="00000000">
              <w:rPr>
                <w:rtl w:val="0"/>
              </w:rPr>
              <w:t xml:space="preserve">6</w:t>
            </w:r>
          </w:p>
        </w:tc>
        <w:tc>
          <w:tcPr/>
          <w:p w:rsidR="00000000" w:rsidDel="00000000" w:rsidP="00000000" w:rsidRDefault="00000000" w:rsidRPr="00000000" w14:paraId="00000DB3">
            <w:pPr>
              <w:rPr/>
            </w:pPr>
            <w:r w:rsidDel="00000000" w:rsidR="00000000" w:rsidRPr="00000000">
              <w:rPr>
                <w:rtl w:val="0"/>
              </w:rPr>
              <w:t xml:space="preserve">33</w:t>
            </w:r>
          </w:p>
        </w:tc>
      </w:tr>
      <w:tr>
        <w:trPr>
          <w:cantSplit w:val="0"/>
          <w:tblHeader w:val="0"/>
        </w:trPr>
        <w:tc>
          <w:tcPr>
            <w:vAlign w:val="bottom"/>
          </w:tcPr>
          <w:p w:rsidR="00000000" w:rsidDel="00000000" w:rsidP="00000000" w:rsidRDefault="00000000" w:rsidRPr="00000000" w14:paraId="00000DB4">
            <w:pPr>
              <w:rPr/>
            </w:pPr>
            <w:r w:rsidDel="00000000" w:rsidR="00000000" w:rsidRPr="00000000">
              <w:rPr>
                <w:rtl w:val="0"/>
              </w:rPr>
              <w:t xml:space="preserve">DHFN14</w:t>
            </w:r>
          </w:p>
        </w:tc>
        <w:tc>
          <w:tcPr>
            <w:vAlign w:val="bottom"/>
          </w:tcPr>
          <w:p w:rsidR="00000000" w:rsidDel="00000000" w:rsidP="00000000" w:rsidRDefault="00000000" w:rsidRPr="00000000" w14:paraId="00000DB5">
            <w:pPr>
              <w:rPr/>
            </w:pPr>
            <w:r w:rsidDel="00000000" w:rsidR="00000000" w:rsidRPr="00000000">
              <w:rPr>
                <w:rtl w:val="0"/>
              </w:rPr>
              <w:t xml:space="preserve">(1) 2 3 (4) 5 6 7 8 9</w:t>
            </w:r>
          </w:p>
        </w:tc>
        <w:tc>
          <w:tcPr/>
          <w:p w:rsidR="00000000" w:rsidDel="00000000" w:rsidP="00000000" w:rsidRDefault="00000000" w:rsidRPr="00000000" w14:paraId="00000DB6">
            <w:pPr>
              <w:rPr/>
            </w:pPr>
            <w:r w:rsidDel="00000000" w:rsidR="00000000" w:rsidRPr="00000000">
              <w:rPr>
                <w:rtl w:val="0"/>
              </w:rPr>
              <w:t xml:space="preserve">2</w:t>
            </w:r>
          </w:p>
        </w:tc>
        <w:tc>
          <w:tcPr/>
          <w:p w:rsidR="00000000" w:rsidDel="00000000" w:rsidP="00000000" w:rsidRDefault="00000000" w:rsidRPr="00000000" w14:paraId="00000DB7">
            <w:pPr>
              <w:rPr/>
            </w:pPr>
            <w:r w:rsidDel="00000000" w:rsidR="00000000" w:rsidRPr="00000000">
              <w:rPr>
                <w:rtl w:val="0"/>
              </w:rPr>
              <w:t xml:space="preserve">78</w:t>
            </w:r>
          </w:p>
        </w:tc>
      </w:tr>
      <w:tr>
        <w:trPr>
          <w:cantSplit w:val="0"/>
          <w:tblHeader w:val="0"/>
        </w:trPr>
        <w:tc>
          <w:tcPr>
            <w:vAlign w:val="bottom"/>
          </w:tcPr>
          <w:p w:rsidR="00000000" w:rsidDel="00000000" w:rsidP="00000000" w:rsidRDefault="00000000" w:rsidRPr="00000000" w14:paraId="00000DB8">
            <w:pPr>
              <w:rPr/>
            </w:pPr>
            <w:r w:rsidDel="00000000" w:rsidR="00000000" w:rsidRPr="00000000">
              <w:rPr>
                <w:rtl w:val="0"/>
              </w:rPr>
              <w:t xml:space="preserve">DHFN15</w:t>
            </w:r>
          </w:p>
        </w:tc>
        <w:tc>
          <w:tcPr>
            <w:vAlign w:val="bottom"/>
          </w:tcPr>
          <w:p w:rsidR="00000000" w:rsidDel="00000000" w:rsidP="00000000" w:rsidRDefault="00000000" w:rsidRPr="00000000" w14:paraId="00000DB9">
            <w:pPr>
              <w:rPr/>
            </w:pPr>
            <w:r w:rsidDel="00000000" w:rsidR="00000000" w:rsidRPr="00000000">
              <w:rPr>
                <w:rtl w:val="0"/>
              </w:rPr>
              <w:t xml:space="preserve">1 2 3 (4) (5) (6) (7) 8 9</w:t>
            </w:r>
          </w:p>
        </w:tc>
        <w:tc>
          <w:tcPr/>
          <w:p w:rsidR="00000000" w:rsidDel="00000000" w:rsidP="00000000" w:rsidRDefault="00000000" w:rsidRPr="00000000" w14:paraId="00000DBA">
            <w:pPr>
              <w:rPr/>
            </w:pPr>
            <w:r w:rsidDel="00000000" w:rsidR="00000000" w:rsidRPr="00000000">
              <w:rPr>
                <w:rtl w:val="0"/>
              </w:rPr>
              <w:t xml:space="preserve">4</w:t>
            </w:r>
          </w:p>
        </w:tc>
        <w:tc>
          <w:tcPr/>
          <w:p w:rsidR="00000000" w:rsidDel="00000000" w:rsidP="00000000" w:rsidRDefault="00000000" w:rsidRPr="00000000" w14:paraId="00000DBB">
            <w:pPr>
              <w:rPr/>
            </w:pPr>
            <w:r w:rsidDel="00000000" w:rsidR="00000000" w:rsidRPr="00000000">
              <w:rPr>
                <w:rtl w:val="0"/>
              </w:rPr>
              <w:t xml:space="preserve">56</w:t>
            </w:r>
          </w:p>
        </w:tc>
      </w:tr>
    </w:tbl>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honor-other</w:t>
      </w:r>
    </w:p>
    <w:tbl>
      <w:tblPr>
        <w:tblStyle w:val="Table36"/>
        <w:tblW w:w="66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256"/>
        <w:gridCol w:w="1863"/>
        <w:gridCol w:w="1463"/>
        <w:tblGridChange w:id="0">
          <w:tblGrid>
            <w:gridCol w:w="1110"/>
            <w:gridCol w:w="2256"/>
            <w:gridCol w:w="1863"/>
            <w:gridCol w:w="1463"/>
          </w:tblGrid>
        </w:tblGridChange>
      </w:tblGrid>
      <w:tr>
        <w:trPr>
          <w:cantSplit w:val="0"/>
          <w:tblHeader w:val="0"/>
        </w:trPr>
        <w:tc>
          <w:tcPr>
            <w:vAlign w:val="center"/>
          </w:tcPr>
          <w:p w:rsidR="00000000" w:rsidDel="00000000" w:rsidP="00000000" w:rsidRDefault="00000000" w:rsidRPr="00000000" w14:paraId="00000DBF">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DC0">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DC1">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DC2">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DC3">
            <w:pPr>
              <w:rPr/>
            </w:pPr>
            <w:r w:rsidDel="00000000" w:rsidR="00000000" w:rsidRPr="00000000">
              <w:rPr>
                <w:rtl w:val="0"/>
              </w:rPr>
              <w:t xml:space="preserve">DHFN16</w:t>
            </w:r>
          </w:p>
        </w:tc>
        <w:tc>
          <w:tcPr>
            <w:vAlign w:val="bottom"/>
          </w:tcPr>
          <w:p w:rsidR="00000000" w:rsidDel="00000000" w:rsidP="00000000" w:rsidRDefault="00000000" w:rsidRPr="00000000" w14:paraId="00000DC4">
            <w:pPr>
              <w:rPr/>
            </w:pPr>
            <w:r w:rsidDel="00000000" w:rsidR="00000000" w:rsidRPr="00000000">
              <w:rPr>
                <w:rtl w:val="0"/>
              </w:rPr>
              <w:t xml:space="preserve">1 (2) 3 (4) 5 6 7 8 (9)</w:t>
            </w:r>
          </w:p>
        </w:tc>
        <w:tc>
          <w:tcPr/>
          <w:p w:rsidR="00000000" w:rsidDel="00000000" w:rsidP="00000000" w:rsidRDefault="00000000" w:rsidRPr="00000000" w14:paraId="00000DC5">
            <w:pPr>
              <w:rPr/>
            </w:pPr>
            <w:r w:rsidDel="00000000" w:rsidR="00000000" w:rsidRPr="00000000">
              <w:rPr>
                <w:rtl w:val="0"/>
              </w:rPr>
              <w:t xml:space="preserve">3</w:t>
            </w:r>
          </w:p>
        </w:tc>
        <w:tc>
          <w:tcPr/>
          <w:p w:rsidR="00000000" w:rsidDel="00000000" w:rsidP="00000000" w:rsidRDefault="00000000" w:rsidRPr="00000000" w14:paraId="00000DC6">
            <w:pPr>
              <w:rPr/>
            </w:pPr>
            <w:r w:rsidDel="00000000" w:rsidR="00000000" w:rsidRPr="00000000">
              <w:rPr>
                <w:rtl w:val="0"/>
              </w:rPr>
              <w:t xml:space="preserve">67</w:t>
            </w:r>
          </w:p>
        </w:tc>
      </w:tr>
      <w:tr>
        <w:trPr>
          <w:cantSplit w:val="0"/>
          <w:tblHeader w:val="0"/>
        </w:trPr>
        <w:tc>
          <w:tcPr>
            <w:vAlign w:val="bottom"/>
          </w:tcPr>
          <w:p w:rsidR="00000000" w:rsidDel="00000000" w:rsidP="00000000" w:rsidRDefault="00000000" w:rsidRPr="00000000" w14:paraId="00000DC7">
            <w:pPr>
              <w:rPr/>
            </w:pPr>
            <w:r w:rsidDel="00000000" w:rsidR="00000000" w:rsidRPr="00000000">
              <w:rPr>
                <w:rtl w:val="0"/>
              </w:rPr>
              <w:t xml:space="preserve">DHFN17</w:t>
            </w:r>
          </w:p>
        </w:tc>
        <w:tc>
          <w:tcPr>
            <w:vAlign w:val="bottom"/>
          </w:tcPr>
          <w:p w:rsidR="00000000" w:rsidDel="00000000" w:rsidP="00000000" w:rsidRDefault="00000000" w:rsidRPr="00000000" w14:paraId="00000DC8">
            <w:pPr>
              <w:rPr/>
            </w:pPr>
            <w:r w:rsidDel="00000000" w:rsidR="00000000" w:rsidRPr="00000000">
              <w:rPr>
                <w:rtl w:val="0"/>
              </w:rPr>
              <w:t xml:space="preserve">1 2 (3) (4) 5 6 7 8 9</w:t>
            </w:r>
          </w:p>
        </w:tc>
        <w:tc>
          <w:tcPr/>
          <w:p w:rsidR="00000000" w:rsidDel="00000000" w:rsidP="00000000" w:rsidRDefault="00000000" w:rsidRPr="00000000" w14:paraId="00000DC9">
            <w:pPr>
              <w:rPr/>
            </w:pPr>
            <w:r w:rsidDel="00000000" w:rsidR="00000000" w:rsidRPr="00000000">
              <w:rPr>
                <w:rtl w:val="0"/>
              </w:rPr>
              <w:t xml:space="preserve">2</w:t>
            </w:r>
          </w:p>
        </w:tc>
        <w:tc>
          <w:tcPr/>
          <w:p w:rsidR="00000000" w:rsidDel="00000000" w:rsidP="00000000" w:rsidRDefault="00000000" w:rsidRPr="00000000" w14:paraId="00000DCA">
            <w:pPr>
              <w:rPr/>
            </w:pPr>
            <w:r w:rsidDel="00000000" w:rsidR="00000000" w:rsidRPr="00000000">
              <w:rPr>
                <w:rtl w:val="0"/>
              </w:rPr>
              <w:t xml:space="preserve">78</w:t>
            </w:r>
          </w:p>
        </w:tc>
      </w:tr>
      <w:tr>
        <w:trPr>
          <w:cantSplit w:val="0"/>
          <w:tblHeader w:val="0"/>
        </w:trPr>
        <w:tc>
          <w:tcPr>
            <w:vAlign w:val="bottom"/>
          </w:tcPr>
          <w:p w:rsidR="00000000" w:rsidDel="00000000" w:rsidP="00000000" w:rsidRDefault="00000000" w:rsidRPr="00000000" w14:paraId="00000DCB">
            <w:pPr>
              <w:rPr/>
            </w:pPr>
            <w:r w:rsidDel="00000000" w:rsidR="00000000" w:rsidRPr="00000000">
              <w:rPr>
                <w:rtl w:val="0"/>
              </w:rPr>
              <w:t xml:space="preserve">DHFN18</w:t>
            </w:r>
          </w:p>
        </w:tc>
        <w:tc>
          <w:tcPr>
            <w:vAlign w:val="bottom"/>
          </w:tcPr>
          <w:p w:rsidR="00000000" w:rsidDel="00000000" w:rsidP="00000000" w:rsidRDefault="00000000" w:rsidRPr="00000000" w14:paraId="00000DCC">
            <w:pPr>
              <w:rPr/>
            </w:pPr>
            <w:r w:rsidDel="00000000" w:rsidR="00000000" w:rsidRPr="00000000">
              <w:rPr>
                <w:rtl w:val="0"/>
              </w:rPr>
              <w:t xml:space="preserve">1 2 (3) 4 5 (6) 7 8 9</w:t>
            </w:r>
          </w:p>
        </w:tc>
        <w:tc>
          <w:tcPr/>
          <w:p w:rsidR="00000000" w:rsidDel="00000000" w:rsidP="00000000" w:rsidRDefault="00000000" w:rsidRPr="00000000" w14:paraId="00000DCD">
            <w:pPr>
              <w:rPr/>
            </w:pPr>
            <w:r w:rsidDel="00000000" w:rsidR="00000000" w:rsidRPr="00000000">
              <w:rPr>
                <w:rtl w:val="0"/>
              </w:rPr>
              <w:t xml:space="preserve">2</w:t>
            </w:r>
          </w:p>
        </w:tc>
        <w:tc>
          <w:tcPr/>
          <w:p w:rsidR="00000000" w:rsidDel="00000000" w:rsidP="00000000" w:rsidRDefault="00000000" w:rsidRPr="00000000" w14:paraId="00000DCE">
            <w:pPr>
              <w:rPr/>
            </w:pPr>
            <w:r w:rsidDel="00000000" w:rsidR="00000000" w:rsidRPr="00000000">
              <w:rPr>
                <w:rtl w:val="0"/>
              </w:rPr>
              <w:t xml:space="preserve">78</w:t>
            </w:r>
          </w:p>
        </w:tc>
      </w:tr>
      <w:tr>
        <w:trPr>
          <w:cantSplit w:val="0"/>
          <w:tblHeader w:val="0"/>
        </w:trPr>
        <w:tc>
          <w:tcPr>
            <w:vAlign w:val="bottom"/>
          </w:tcPr>
          <w:p w:rsidR="00000000" w:rsidDel="00000000" w:rsidP="00000000" w:rsidRDefault="00000000" w:rsidRPr="00000000" w14:paraId="00000DCF">
            <w:pPr>
              <w:rPr/>
            </w:pPr>
            <w:r w:rsidDel="00000000" w:rsidR="00000000" w:rsidRPr="00000000">
              <w:rPr>
                <w:rtl w:val="0"/>
              </w:rPr>
              <w:t xml:space="preserve">DHFN19</w:t>
            </w:r>
          </w:p>
        </w:tc>
        <w:tc>
          <w:tcPr>
            <w:vAlign w:val="bottom"/>
          </w:tcPr>
          <w:p w:rsidR="00000000" w:rsidDel="00000000" w:rsidP="00000000" w:rsidRDefault="00000000" w:rsidRPr="00000000" w14:paraId="00000DD0">
            <w:pPr>
              <w:rPr/>
            </w:pPr>
            <w:r w:rsidDel="00000000" w:rsidR="00000000" w:rsidRPr="00000000">
              <w:rPr>
                <w:rtl w:val="0"/>
              </w:rPr>
              <w:t xml:space="preserve">1 2 3 (4) 5 (6) 7 8 9</w:t>
            </w:r>
          </w:p>
        </w:tc>
        <w:tc>
          <w:tcPr/>
          <w:p w:rsidR="00000000" w:rsidDel="00000000" w:rsidP="00000000" w:rsidRDefault="00000000" w:rsidRPr="00000000" w14:paraId="00000DD1">
            <w:pPr>
              <w:rPr/>
            </w:pPr>
            <w:r w:rsidDel="00000000" w:rsidR="00000000" w:rsidRPr="00000000">
              <w:rPr>
                <w:rtl w:val="0"/>
              </w:rPr>
              <w:t xml:space="preserve">2</w:t>
            </w:r>
          </w:p>
        </w:tc>
        <w:tc>
          <w:tcPr/>
          <w:p w:rsidR="00000000" w:rsidDel="00000000" w:rsidP="00000000" w:rsidRDefault="00000000" w:rsidRPr="00000000" w14:paraId="00000DD2">
            <w:pPr>
              <w:rPr/>
            </w:pPr>
            <w:r w:rsidDel="00000000" w:rsidR="00000000" w:rsidRPr="00000000">
              <w:rPr>
                <w:rtl w:val="0"/>
              </w:rPr>
              <w:t xml:space="preserve">78</w:t>
            </w:r>
          </w:p>
        </w:tc>
      </w:tr>
      <w:tr>
        <w:trPr>
          <w:cantSplit w:val="0"/>
          <w:tblHeader w:val="0"/>
        </w:trPr>
        <w:tc>
          <w:tcPr>
            <w:vAlign w:val="bottom"/>
          </w:tcPr>
          <w:p w:rsidR="00000000" w:rsidDel="00000000" w:rsidP="00000000" w:rsidRDefault="00000000" w:rsidRPr="00000000" w14:paraId="00000DD3">
            <w:pPr>
              <w:rPr/>
            </w:pPr>
            <w:r w:rsidDel="00000000" w:rsidR="00000000" w:rsidRPr="00000000">
              <w:rPr>
                <w:rtl w:val="0"/>
              </w:rPr>
              <w:t xml:space="preserve">DHFN20</w:t>
            </w:r>
          </w:p>
        </w:tc>
        <w:tc>
          <w:tcPr>
            <w:vAlign w:val="bottom"/>
          </w:tcPr>
          <w:p w:rsidR="00000000" w:rsidDel="00000000" w:rsidP="00000000" w:rsidRDefault="00000000" w:rsidRPr="00000000" w14:paraId="00000DD4">
            <w:pPr>
              <w:rPr/>
            </w:pPr>
            <w:r w:rsidDel="00000000" w:rsidR="00000000" w:rsidRPr="00000000">
              <w:rPr>
                <w:rtl w:val="0"/>
              </w:rPr>
              <w:t xml:space="preserve">1 2 (3) 4 (5) (6) 7 8 9</w:t>
            </w:r>
          </w:p>
        </w:tc>
        <w:tc>
          <w:tcPr/>
          <w:p w:rsidR="00000000" w:rsidDel="00000000" w:rsidP="00000000" w:rsidRDefault="00000000" w:rsidRPr="00000000" w14:paraId="00000DD5">
            <w:pPr>
              <w:rPr/>
            </w:pPr>
            <w:r w:rsidDel="00000000" w:rsidR="00000000" w:rsidRPr="00000000">
              <w:rPr>
                <w:rtl w:val="0"/>
              </w:rPr>
              <w:t xml:space="preserve">3</w:t>
            </w:r>
          </w:p>
        </w:tc>
        <w:tc>
          <w:tcPr/>
          <w:p w:rsidR="00000000" w:rsidDel="00000000" w:rsidP="00000000" w:rsidRDefault="00000000" w:rsidRPr="00000000" w14:paraId="00000DD6">
            <w:pPr>
              <w:rPr/>
            </w:pPr>
            <w:r w:rsidDel="00000000" w:rsidR="00000000" w:rsidRPr="00000000">
              <w:rPr>
                <w:rtl w:val="0"/>
              </w:rPr>
              <w:t xml:space="preserve">67</w:t>
            </w:r>
          </w:p>
        </w:tc>
      </w:tr>
    </w:tbl>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face-self</w:t>
      </w:r>
    </w:p>
    <w:tbl>
      <w:tblPr>
        <w:tblStyle w:val="Table37"/>
        <w:tblW w:w="63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1936"/>
        <w:gridCol w:w="1863"/>
        <w:gridCol w:w="1463"/>
        <w:tblGridChange w:id="0">
          <w:tblGrid>
            <w:gridCol w:w="1110"/>
            <w:gridCol w:w="1936"/>
            <w:gridCol w:w="1863"/>
            <w:gridCol w:w="1463"/>
          </w:tblGrid>
        </w:tblGridChange>
      </w:tblGrid>
      <w:tr>
        <w:trPr>
          <w:cantSplit w:val="0"/>
          <w:tblHeader w:val="0"/>
        </w:trPr>
        <w:tc>
          <w:tcPr>
            <w:vAlign w:val="center"/>
          </w:tcPr>
          <w:p w:rsidR="00000000" w:rsidDel="00000000" w:rsidP="00000000" w:rsidRDefault="00000000" w:rsidRPr="00000000" w14:paraId="00000DD9">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DDA">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DDB">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DDC">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DDD">
            <w:pPr>
              <w:rPr/>
            </w:pPr>
            <w:r w:rsidDel="00000000" w:rsidR="00000000" w:rsidRPr="00000000">
              <w:rPr>
                <w:rtl w:val="0"/>
              </w:rPr>
              <w:t xml:space="preserve">DHFN21</w:t>
            </w:r>
          </w:p>
        </w:tc>
        <w:tc>
          <w:tcPr>
            <w:vAlign w:val="bottom"/>
          </w:tcPr>
          <w:p w:rsidR="00000000" w:rsidDel="00000000" w:rsidP="00000000" w:rsidRDefault="00000000" w:rsidRPr="00000000" w14:paraId="00000DDE">
            <w:pPr>
              <w:rPr/>
            </w:pPr>
            <w:r w:rsidDel="00000000" w:rsidR="00000000" w:rsidRPr="00000000">
              <w:rPr>
                <w:rtl w:val="0"/>
              </w:rPr>
              <w:t xml:space="preserve">1 2 3 4 5 6 7 8 9</w:t>
            </w:r>
          </w:p>
        </w:tc>
        <w:tc>
          <w:tcPr/>
          <w:p w:rsidR="00000000" w:rsidDel="00000000" w:rsidP="00000000" w:rsidRDefault="00000000" w:rsidRPr="00000000" w14:paraId="00000DDF">
            <w:pPr>
              <w:rPr/>
            </w:pPr>
            <w:r w:rsidDel="00000000" w:rsidR="00000000" w:rsidRPr="00000000">
              <w:rPr>
                <w:rtl w:val="0"/>
              </w:rPr>
              <w:t xml:space="preserve">0</w:t>
            </w:r>
          </w:p>
        </w:tc>
        <w:tc>
          <w:tcPr/>
          <w:p w:rsidR="00000000" w:rsidDel="00000000" w:rsidP="00000000" w:rsidRDefault="00000000" w:rsidRPr="00000000" w14:paraId="00000DE0">
            <w:pPr>
              <w:rPr/>
            </w:pPr>
            <w:r w:rsidDel="00000000" w:rsidR="00000000" w:rsidRPr="00000000">
              <w:rPr>
                <w:rtl w:val="0"/>
              </w:rPr>
              <w:t xml:space="preserve">100</w:t>
            </w:r>
          </w:p>
        </w:tc>
      </w:tr>
      <w:tr>
        <w:trPr>
          <w:cantSplit w:val="0"/>
          <w:tblHeader w:val="0"/>
        </w:trPr>
        <w:tc>
          <w:tcPr>
            <w:vAlign w:val="bottom"/>
          </w:tcPr>
          <w:p w:rsidR="00000000" w:rsidDel="00000000" w:rsidP="00000000" w:rsidRDefault="00000000" w:rsidRPr="00000000" w14:paraId="00000DE1">
            <w:pPr>
              <w:rPr/>
            </w:pPr>
            <w:r w:rsidDel="00000000" w:rsidR="00000000" w:rsidRPr="00000000">
              <w:rPr>
                <w:rtl w:val="0"/>
              </w:rPr>
              <w:t xml:space="preserve">DHFN22</w:t>
            </w:r>
          </w:p>
        </w:tc>
        <w:tc>
          <w:tcPr>
            <w:vAlign w:val="bottom"/>
          </w:tcPr>
          <w:p w:rsidR="00000000" w:rsidDel="00000000" w:rsidP="00000000" w:rsidRDefault="00000000" w:rsidRPr="00000000" w14:paraId="00000DE2">
            <w:pPr>
              <w:rPr/>
            </w:pPr>
            <w:r w:rsidDel="00000000" w:rsidR="00000000" w:rsidRPr="00000000">
              <w:rPr>
                <w:rtl w:val="0"/>
              </w:rPr>
              <w:t xml:space="preserve">1 2 3 4 5 6 7 8 9</w:t>
            </w:r>
          </w:p>
        </w:tc>
        <w:tc>
          <w:tcPr/>
          <w:p w:rsidR="00000000" w:rsidDel="00000000" w:rsidP="00000000" w:rsidRDefault="00000000" w:rsidRPr="00000000" w14:paraId="00000DE3">
            <w:pPr>
              <w:rPr/>
            </w:pPr>
            <w:r w:rsidDel="00000000" w:rsidR="00000000" w:rsidRPr="00000000">
              <w:rPr>
                <w:rtl w:val="0"/>
              </w:rPr>
              <w:t xml:space="preserve">0</w:t>
            </w:r>
          </w:p>
        </w:tc>
        <w:tc>
          <w:tcPr/>
          <w:p w:rsidR="00000000" w:rsidDel="00000000" w:rsidP="00000000" w:rsidRDefault="00000000" w:rsidRPr="00000000" w14:paraId="00000DE4">
            <w:pPr>
              <w:rPr/>
            </w:pPr>
            <w:r w:rsidDel="00000000" w:rsidR="00000000" w:rsidRPr="00000000">
              <w:rPr>
                <w:rtl w:val="0"/>
              </w:rPr>
              <w:t xml:space="preserve">100</w:t>
            </w:r>
          </w:p>
        </w:tc>
      </w:tr>
      <w:tr>
        <w:trPr>
          <w:cantSplit w:val="0"/>
          <w:tblHeader w:val="0"/>
        </w:trPr>
        <w:tc>
          <w:tcPr>
            <w:vAlign w:val="bottom"/>
          </w:tcPr>
          <w:p w:rsidR="00000000" w:rsidDel="00000000" w:rsidP="00000000" w:rsidRDefault="00000000" w:rsidRPr="00000000" w14:paraId="00000DE5">
            <w:pPr>
              <w:rPr/>
            </w:pPr>
            <w:r w:rsidDel="00000000" w:rsidR="00000000" w:rsidRPr="00000000">
              <w:rPr>
                <w:rtl w:val="0"/>
              </w:rPr>
              <w:t xml:space="preserve">DHFN23</w:t>
            </w:r>
          </w:p>
        </w:tc>
        <w:tc>
          <w:tcPr>
            <w:vAlign w:val="bottom"/>
          </w:tcPr>
          <w:p w:rsidR="00000000" w:rsidDel="00000000" w:rsidP="00000000" w:rsidRDefault="00000000" w:rsidRPr="00000000" w14:paraId="00000DE6">
            <w:pPr>
              <w:rPr/>
            </w:pPr>
            <w:r w:rsidDel="00000000" w:rsidR="00000000" w:rsidRPr="00000000">
              <w:rPr>
                <w:rtl w:val="0"/>
              </w:rPr>
              <w:t xml:space="preserve">1 2 3 4 5 6 7 8 9</w:t>
            </w:r>
          </w:p>
        </w:tc>
        <w:tc>
          <w:tcPr/>
          <w:p w:rsidR="00000000" w:rsidDel="00000000" w:rsidP="00000000" w:rsidRDefault="00000000" w:rsidRPr="00000000" w14:paraId="00000DE7">
            <w:pPr>
              <w:rPr/>
            </w:pPr>
            <w:r w:rsidDel="00000000" w:rsidR="00000000" w:rsidRPr="00000000">
              <w:rPr>
                <w:rtl w:val="0"/>
              </w:rPr>
              <w:t xml:space="preserve">0</w:t>
            </w:r>
          </w:p>
        </w:tc>
        <w:tc>
          <w:tcPr/>
          <w:p w:rsidR="00000000" w:rsidDel="00000000" w:rsidP="00000000" w:rsidRDefault="00000000" w:rsidRPr="00000000" w14:paraId="00000DE8">
            <w:pPr>
              <w:rPr/>
            </w:pPr>
            <w:r w:rsidDel="00000000" w:rsidR="00000000" w:rsidRPr="00000000">
              <w:rPr>
                <w:rtl w:val="0"/>
              </w:rPr>
              <w:t xml:space="preserve">100</w:t>
            </w:r>
          </w:p>
        </w:tc>
      </w:tr>
      <w:tr>
        <w:trPr>
          <w:cantSplit w:val="0"/>
          <w:tblHeader w:val="0"/>
        </w:trPr>
        <w:tc>
          <w:tcPr>
            <w:vAlign w:val="bottom"/>
          </w:tcPr>
          <w:p w:rsidR="00000000" w:rsidDel="00000000" w:rsidP="00000000" w:rsidRDefault="00000000" w:rsidRPr="00000000" w14:paraId="00000DE9">
            <w:pPr>
              <w:rPr/>
            </w:pPr>
            <w:r w:rsidDel="00000000" w:rsidR="00000000" w:rsidRPr="00000000">
              <w:rPr>
                <w:rtl w:val="0"/>
              </w:rPr>
              <w:t xml:space="preserve">DHFN24</w:t>
            </w:r>
          </w:p>
        </w:tc>
        <w:tc>
          <w:tcPr>
            <w:vAlign w:val="bottom"/>
          </w:tcPr>
          <w:p w:rsidR="00000000" w:rsidDel="00000000" w:rsidP="00000000" w:rsidRDefault="00000000" w:rsidRPr="00000000" w14:paraId="00000DEA">
            <w:pPr>
              <w:rPr/>
            </w:pPr>
            <w:r w:rsidDel="00000000" w:rsidR="00000000" w:rsidRPr="00000000">
              <w:rPr>
                <w:rtl w:val="0"/>
              </w:rPr>
              <w:t xml:space="preserve">1 2 3 4 5 6 7 8 9</w:t>
            </w:r>
          </w:p>
        </w:tc>
        <w:tc>
          <w:tcPr/>
          <w:p w:rsidR="00000000" w:rsidDel="00000000" w:rsidP="00000000" w:rsidRDefault="00000000" w:rsidRPr="00000000" w14:paraId="00000DEB">
            <w:pPr>
              <w:rPr/>
            </w:pPr>
            <w:r w:rsidDel="00000000" w:rsidR="00000000" w:rsidRPr="00000000">
              <w:rPr>
                <w:rtl w:val="0"/>
              </w:rPr>
              <w:t xml:space="preserve">0</w:t>
            </w:r>
          </w:p>
        </w:tc>
        <w:tc>
          <w:tcPr/>
          <w:p w:rsidR="00000000" w:rsidDel="00000000" w:rsidP="00000000" w:rsidRDefault="00000000" w:rsidRPr="00000000" w14:paraId="00000DEC">
            <w:pPr>
              <w:rPr/>
            </w:pPr>
            <w:r w:rsidDel="00000000" w:rsidR="00000000" w:rsidRPr="00000000">
              <w:rPr>
                <w:rtl w:val="0"/>
              </w:rPr>
              <w:t xml:space="preserve">100</w:t>
            </w:r>
          </w:p>
        </w:tc>
      </w:tr>
      <w:tr>
        <w:trPr>
          <w:cantSplit w:val="0"/>
          <w:tblHeader w:val="0"/>
        </w:trPr>
        <w:tc>
          <w:tcPr>
            <w:vAlign w:val="bottom"/>
          </w:tcPr>
          <w:p w:rsidR="00000000" w:rsidDel="00000000" w:rsidP="00000000" w:rsidRDefault="00000000" w:rsidRPr="00000000" w14:paraId="00000DED">
            <w:pPr>
              <w:rPr/>
            </w:pPr>
            <w:r w:rsidDel="00000000" w:rsidR="00000000" w:rsidRPr="00000000">
              <w:rPr>
                <w:rtl w:val="0"/>
              </w:rPr>
              <w:t xml:space="preserve">DHFN25</w:t>
            </w:r>
          </w:p>
        </w:tc>
        <w:tc>
          <w:tcPr>
            <w:vAlign w:val="bottom"/>
          </w:tcPr>
          <w:p w:rsidR="00000000" w:rsidDel="00000000" w:rsidP="00000000" w:rsidRDefault="00000000" w:rsidRPr="00000000" w14:paraId="00000DEE">
            <w:pPr>
              <w:rPr/>
            </w:pPr>
            <w:r w:rsidDel="00000000" w:rsidR="00000000" w:rsidRPr="00000000">
              <w:rPr>
                <w:rtl w:val="0"/>
              </w:rPr>
              <w:t xml:space="preserve">1 2 3 4 (5) 6 7 8 9</w:t>
            </w:r>
          </w:p>
        </w:tc>
        <w:tc>
          <w:tcPr/>
          <w:p w:rsidR="00000000" w:rsidDel="00000000" w:rsidP="00000000" w:rsidRDefault="00000000" w:rsidRPr="00000000" w14:paraId="00000DEF">
            <w:pPr>
              <w:rPr/>
            </w:pPr>
            <w:r w:rsidDel="00000000" w:rsidR="00000000" w:rsidRPr="00000000">
              <w:rPr>
                <w:rtl w:val="0"/>
              </w:rPr>
              <w:t xml:space="preserve">1</w:t>
            </w:r>
          </w:p>
        </w:tc>
        <w:tc>
          <w:tcPr/>
          <w:p w:rsidR="00000000" w:rsidDel="00000000" w:rsidP="00000000" w:rsidRDefault="00000000" w:rsidRPr="00000000" w14:paraId="00000DF0">
            <w:pPr>
              <w:rPr/>
            </w:pPr>
            <w:r w:rsidDel="00000000" w:rsidR="00000000" w:rsidRPr="00000000">
              <w:rPr>
                <w:rtl w:val="0"/>
              </w:rPr>
              <w:t xml:space="preserve">89</w:t>
            </w:r>
          </w:p>
        </w:tc>
      </w:tr>
    </w:tbl>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b w:val="1"/>
          <w:bCs w:val="1"/>
          <w:highlight w:val="yellow"/>
          <w:rtl w:val="0"/>
        </w:rPr>
        <w:t xml:space="preserve">Table S..</w:t>
      </w:r>
      <w:r w:rsidDel="00000000" w:rsidR="00000000" w:rsidRPr="00000000">
        <w:rPr>
          <w:rtl w:val="0"/>
        </w:rPr>
        <w:t xml:space="preserve"> (Non)invariance in loadings for face-other</w:t>
      </w:r>
    </w:p>
    <w:tbl>
      <w:tblPr>
        <w:tblStyle w:val="Table38"/>
        <w:tblW w:w="70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576"/>
        <w:gridCol w:w="1863"/>
        <w:gridCol w:w="1463"/>
        <w:tblGridChange w:id="0">
          <w:tblGrid>
            <w:gridCol w:w="1110"/>
            <w:gridCol w:w="2576"/>
            <w:gridCol w:w="1863"/>
            <w:gridCol w:w="1463"/>
          </w:tblGrid>
        </w:tblGridChange>
      </w:tblGrid>
      <w:tr>
        <w:trPr>
          <w:cantSplit w:val="0"/>
          <w:tblHeader w:val="0"/>
        </w:trPr>
        <w:tc>
          <w:tcPr>
            <w:vAlign w:val="center"/>
          </w:tcPr>
          <w:p w:rsidR="00000000" w:rsidDel="00000000" w:rsidP="00000000" w:rsidRDefault="00000000" w:rsidRPr="00000000" w14:paraId="00000DF3">
            <w:pPr>
              <w:rPr/>
            </w:pPr>
            <w:r w:rsidDel="00000000" w:rsidR="00000000" w:rsidRPr="00000000">
              <w:rPr>
                <w:b w:val="1"/>
                <w:bCs w:val="1"/>
                <w:rtl w:val="0"/>
              </w:rPr>
              <w:t xml:space="preserve">Item </w:t>
            </w:r>
            <w:r w:rsidDel="00000000" w:rsidR="00000000" w:rsidRPr="00000000">
              <w:rPr>
                <w:rtl w:val="0"/>
              </w:rPr>
            </w:r>
          </w:p>
        </w:tc>
        <w:tc>
          <w:tcPr>
            <w:vAlign w:val="bottom"/>
          </w:tcPr>
          <w:p w:rsidR="00000000" w:rsidDel="00000000" w:rsidP="00000000" w:rsidRDefault="00000000" w:rsidRPr="00000000" w14:paraId="00000DF4">
            <w:pPr>
              <w:rPr/>
            </w:pPr>
            <w:r w:rsidDel="00000000" w:rsidR="00000000" w:rsidRPr="00000000">
              <w:rPr>
                <w:b w:val="1"/>
                <w:bCs w:val="1"/>
                <w:rtl w:val="0"/>
              </w:rPr>
              <w:t xml:space="preserve">Loadings</w:t>
            </w:r>
            <w:r w:rsidDel="00000000" w:rsidR="00000000" w:rsidRPr="00000000">
              <w:rPr>
                <w:rtl w:val="0"/>
              </w:rPr>
            </w:r>
          </w:p>
        </w:tc>
        <w:tc>
          <w:tcPr/>
          <w:p w:rsidR="00000000" w:rsidDel="00000000" w:rsidP="00000000" w:rsidRDefault="00000000" w:rsidRPr="00000000" w14:paraId="00000DF5">
            <w:pPr>
              <w:rPr/>
            </w:pPr>
            <w:r w:rsidDel="00000000" w:rsidR="00000000" w:rsidRPr="00000000">
              <w:rPr>
                <w:b w:val="1"/>
                <w:bCs w:val="1"/>
                <w:rtl w:val="0"/>
              </w:rPr>
              <w:t xml:space="preserve">N non-invariant</w:t>
            </w:r>
            <w:r w:rsidDel="00000000" w:rsidR="00000000" w:rsidRPr="00000000">
              <w:rPr>
                <w:rtl w:val="0"/>
              </w:rPr>
            </w:r>
          </w:p>
        </w:tc>
        <w:tc>
          <w:tcPr/>
          <w:p w:rsidR="00000000" w:rsidDel="00000000" w:rsidP="00000000" w:rsidRDefault="00000000" w:rsidRPr="00000000" w14:paraId="00000DF6">
            <w:pPr>
              <w:rPr/>
            </w:pPr>
            <w:r w:rsidDel="00000000" w:rsidR="00000000" w:rsidRPr="00000000">
              <w:rPr>
                <w:b w:val="1"/>
                <w:bCs w:val="1"/>
                <w:rtl w:val="0"/>
              </w:rPr>
              <w:t xml:space="preserve">% invariant</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DF7">
            <w:pPr>
              <w:rPr/>
            </w:pPr>
            <w:r w:rsidDel="00000000" w:rsidR="00000000" w:rsidRPr="00000000">
              <w:rPr>
                <w:rtl w:val="0"/>
              </w:rPr>
              <w:t xml:space="preserve">DHFN26</w:t>
            </w:r>
          </w:p>
        </w:tc>
        <w:tc>
          <w:tcPr>
            <w:vAlign w:val="bottom"/>
          </w:tcPr>
          <w:p w:rsidR="00000000" w:rsidDel="00000000" w:rsidP="00000000" w:rsidRDefault="00000000" w:rsidRPr="00000000" w14:paraId="00000DF8">
            <w:pPr>
              <w:rPr/>
            </w:pPr>
            <w:r w:rsidDel="00000000" w:rsidR="00000000" w:rsidRPr="00000000">
              <w:rPr>
                <w:rtl w:val="0"/>
              </w:rPr>
              <w:t xml:space="preserve">1 (2) (3) 4 (5) (6) 7 8 (9)</w:t>
            </w:r>
          </w:p>
        </w:tc>
        <w:tc>
          <w:tcPr/>
          <w:p w:rsidR="00000000" w:rsidDel="00000000" w:rsidP="00000000" w:rsidRDefault="00000000" w:rsidRPr="00000000" w14:paraId="00000DF9">
            <w:pPr>
              <w:rPr/>
            </w:pPr>
            <w:r w:rsidDel="00000000" w:rsidR="00000000" w:rsidRPr="00000000">
              <w:rPr>
                <w:rtl w:val="0"/>
              </w:rPr>
              <w:t xml:space="preserve">5</w:t>
            </w:r>
          </w:p>
        </w:tc>
        <w:tc>
          <w:tcPr/>
          <w:p w:rsidR="00000000" w:rsidDel="00000000" w:rsidP="00000000" w:rsidRDefault="00000000" w:rsidRPr="00000000" w14:paraId="00000DFA">
            <w:pPr>
              <w:rPr/>
            </w:pPr>
            <w:r w:rsidDel="00000000" w:rsidR="00000000" w:rsidRPr="00000000">
              <w:rPr>
                <w:rtl w:val="0"/>
              </w:rPr>
              <w:t xml:space="preserve">45</w:t>
            </w:r>
          </w:p>
        </w:tc>
      </w:tr>
      <w:tr>
        <w:trPr>
          <w:cantSplit w:val="0"/>
          <w:tblHeader w:val="0"/>
        </w:trPr>
        <w:tc>
          <w:tcPr>
            <w:vAlign w:val="bottom"/>
          </w:tcPr>
          <w:p w:rsidR="00000000" w:rsidDel="00000000" w:rsidP="00000000" w:rsidRDefault="00000000" w:rsidRPr="00000000" w14:paraId="00000DFB">
            <w:pPr>
              <w:rPr/>
            </w:pPr>
            <w:r w:rsidDel="00000000" w:rsidR="00000000" w:rsidRPr="00000000">
              <w:rPr>
                <w:rtl w:val="0"/>
              </w:rPr>
              <w:t xml:space="preserve">DHFN27</w:t>
            </w:r>
          </w:p>
        </w:tc>
        <w:tc>
          <w:tcPr>
            <w:vAlign w:val="bottom"/>
          </w:tcPr>
          <w:p w:rsidR="00000000" w:rsidDel="00000000" w:rsidP="00000000" w:rsidRDefault="00000000" w:rsidRPr="00000000" w14:paraId="00000DFC">
            <w:pPr>
              <w:rPr/>
            </w:pPr>
            <w:r w:rsidDel="00000000" w:rsidR="00000000" w:rsidRPr="00000000">
              <w:rPr>
                <w:rtl w:val="0"/>
              </w:rPr>
              <w:t xml:space="preserve">1 2 3 4 5 (6) 7 8 9</w:t>
            </w:r>
          </w:p>
        </w:tc>
        <w:tc>
          <w:tcPr/>
          <w:p w:rsidR="00000000" w:rsidDel="00000000" w:rsidP="00000000" w:rsidRDefault="00000000" w:rsidRPr="00000000" w14:paraId="00000DFD">
            <w:pPr>
              <w:rPr/>
            </w:pPr>
            <w:r w:rsidDel="00000000" w:rsidR="00000000" w:rsidRPr="00000000">
              <w:rPr>
                <w:rtl w:val="0"/>
              </w:rPr>
              <w:t xml:space="preserve">1</w:t>
            </w:r>
          </w:p>
        </w:tc>
        <w:tc>
          <w:tcPr/>
          <w:p w:rsidR="00000000" w:rsidDel="00000000" w:rsidP="00000000" w:rsidRDefault="00000000" w:rsidRPr="00000000" w14:paraId="00000DFE">
            <w:pPr>
              <w:rPr/>
            </w:pPr>
            <w:r w:rsidDel="00000000" w:rsidR="00000000" w:rsidRPr="00000000">
              <w:rPr>
                <w:rtl w:val="0"/>
              </w:rPr>
              <w:t xml:space="preserve">89</w:t>
            </w:r>
          </w:p>
        </w:tc>
      </w:tr>
      <w:tr>
        <w:trPr>
          <w:cantSplit w:val="0"/>
          <w:tblHeader w:val="0"/>
        </w:trPr>
        <w:tc>
          <w:tcPr>
            <w:vAlign w:val="bottom"/>
          </w:tcPr>
          <w:p w:rsidR="00000000" w:rsidDel="00000000" w:rsidP="00000000" w:rsidRDefault="00000000" w:rsidRPr="00000000" w14:paraId="00000DFF">
            <w:pPr>
              <w:rPr/>
            </w:pPr>
            <w:r w:rsidDel="00000000" w:rsidR="00000000" w:rsidRPr="00000000">
              <w:rPr>
                <w:rtl w:val="0"/>
              </w:rPr>
              <w:t xml:space="preserve">DHFN28</w:t>
            </w:r>
          </w:p>
        </w:tc>
        <w:tc>
          <w:tcPr>
            <w:vAlign w:val="bottom"/>
          </w:tcPr>
          <w:p w:rsidR="00000000" w:rsidDel="00000000" w:rsidP="00000000" w:rsidRDefault="00000000" w:rsidRPr="00000000" w14:paraId="00000E00">
            <w:pPr>
              <w:rPr/>
            </w:pPr>
            <w:r w:rsidDel="00000000" w:rsidR="00000000" w:rsidRPr="00000000">
              <w:rPr>
                <w:rtl w:val="0"/>
              </w:rPr>
              <w:t xml:space="preserve">1 2 3 4 (5) 6 7 8 9</w:t>
            </w:r>
          </w:p>
        </w:tc>
        <w:tc>
          <w:tcPr/>
          <w:p w:rsidR="00000000" w:rsidDel="00000000" w:rsidP="00000000" w:rsidRDefault="00000000" w:rsidRPr="00000000" w14:paraId="00000E01">
            <w:pPr>
              <w:rPr/>
            </w:pPr>
            <w:r w:rsidDel="00000000" w:rsidR="00000000" w:rsidRPr="00000000">
              <w:rPr>
                <w:rtl w:val="0"/>
              </w:rPr>
              <w:t xml:space="preserve">1</w:t>
            </w:r>
          </w:p>
        </w:tc>
        <w:tc>
          <w:tcPr/>
          <w:p w:rsidR="00000000" w:rsidDel="00000000" w:rsidP="00000000" w:rsidRDefault="00000000" w:rsidRPr="00000000" w14:paraId="00000E02">
            <w:pPr>
              <w:rPr/>
            </w:pPr>
            <w:r w:rsidDel="00000000" w:rsidR="00000000" w:rsidRPr="00000000">
              <w:rPr>
                <w:rtl w:val="0"/>
              </w:rPr>
              <w:t xml:space="preserve">89</w:t>
            </w:r>
          </w:p>
        </w:tc>
      </w:tr>
      <w:tr>
        <w:trPr>
          <w:cantSplit w:val="0"/>
          <w:tblHeader w:val="0"/>
        </w:trPr>
        <w:tc>
          <w:tcPr>
            <w:vAlign w:val="bottom"/>
          </w:tcPr>
          <w:p w:rsidR="00000000" w:rsidDel="00000000" w:rsidP="00000000" w:rsidRDefault="00000000" w:rsidRPr="00000000" w14:paraId="00000E03">
            <w:pPr>
              <w:rPr/>
            </w:pPr>
            <w:r w:rsidDel="00000000" w:rsidR="00000000" w:rsidRPr="00000000">
              <w:rPr>
                <w:rtl w:val="0"/>
              </w:rPr>
              <w:t xml:space="preserve">DHFN29</w:t>
            </w:r>
          </w:p>
        </w:tc>
        <w:tc>
          <w:tcPr>
            <w:vAlign w:val="bottom"/>
          </w:tcPr>
          <w:p w:rsidR="00000000" w:rsidDel="00000000" w:rsidP="00000000" w:rsidRDefault="00000000" w:rsidRPr="00000000" w14:paraId="00000E04">
            <w:pPr>
              <w:rPr/>
            </w:pPr>
            <w:r w:rsidDel="00000000" w:rsidR="00000000" w:rsidRPr="00000000">
              <w:rPr>
                <w:rtl w:val="0"/>
              </w:rPr>
              <w:t xml:space="preserve">1 (2) (3) (4) 5 6 7 (8) (9)</w:t>
            </w:r>
          </w:p>
        </w:tc>
        <w:tc>
          <w:tcPr/>
          <w:p w:rsidR="00000000" w:rsidDel="00000000" w:rsidP="00000000" w:rsidRDefault="00000000" w:rsidRPr="00000000" w14:paraId="00000E05">
            <w:pPr>
              <w:rPr/>
            </w:pPr>
            <w:r w:rsidDel="00000000" w:rsidR="00000000" w:rsidRPr="00000000">
              <w:rPr>
                <w:rtl w:val="0"/>
              </w:rPr>
              <w:t xml:space="preserve">5</w:t>
            </w:r>
          </w:p>
        </w:tc>
        <w:tc>
          <w:tcPr/>
          <w:p w:rsidR="00000000" w:rsidDel="00000000" w:rsidP="00000000" w:rsidRDefault="00000000" w:rsidRPr="00000000" w14:paraId="00000E06">
            <w:pPr>
              <w:rPr/>
            </w:pPr>
            <w:r w:rsidDel="00000000" w:rsidR="00000000" w:rsidRPr="00000000">
              <w:rPr>
                <w:rtl w:val="0"/>
              </w:rPr>
              <w:t xml:space="preserve">45</w:t>
            </w:r>
          </w:p>
        </w:tc>
      </w:tr>
      <w:tr>
        <w:trPr>
          <w:cantSplit w:val="0"/>
          <w:tblHeader w:val="0"/>
        </w:trPr>
        <w:tc>
          <w:tcPr>
            <w:vAlign w:val="bottom"/>
          </w:tcPr>
          <w:p w:rsidR="00000000" w:rsidDel="00000000" w:rsidP="00000000" w:rsidRDefault="00000000" w:rsidRPr="00000000" w14:paraId="00000E07">
            <w:pPr>
              <w:rPr/>
            </w:pPr>
            <w:r w:rsidDel="00000000" w:rsidR="00000000" w:rsidRPr="00000000">
              <w:rPr>
                <w:rtl w:val="0"/>
              </w:rPr>
              <w:t xml:space="preserve">DHFN30</w:t>
            </w:r>
          </w:p>
        </w:tc>
        <w:tc>
          <w:tcPr>
            <w:vAlign w:val="bottom"/>
          </w:tcPr>
          <w:p w:rsidR="00000000" w:rsidDel="00000000" w:rsidP="00000000" w:rsidRDefault="00000000" w:rsidRPr="00000000" w14:paraId="00000E08">
            <w:pPr>
              <w:rPr/>
            </w:pPr>
            <w:r w:rsidDel="00000000" w:rsidR="00000000" w:rsidRPr="00000000">
              <w:rPr>
                <w:rtl w:val="0"/>
              </w:rPr>
              <w:t xml:space="preserve">1 2 3 4 5 6 7 8 (9)</w:t>
            </w:r>
          </w:p>
        </w:tc>
        <w:tc>
          <w:tcPr/>
          <w:p w:rsidR="00000000" w:rsidDel="00000000" w:rsidP="00000000" w:rsidRDefault="00000000" w:rsidRPr="00000000" w14:paraId="00000E09">
            <w:pPr>
              <w:rPr/>
            </w:pPr>
            <w:r w:rsidDel="00000000" w:rsidR="00000000" w:rsidRPr="00000000">
              <w:rPr>
                <w:rtl w:val="0"/>
              </w:rPr>
              <w:t xml:space="preserve">1</w:t>
            </w:r>
          </w:p>
        </w:tc>
        <w:tc>
          <w:tcPr/>
          <w:p w:rsidR="00000000" w:rsidDel="00000000" w:rsidP="00000000" w:rsidRDefault="00000000" w:rsidRPr="00000000" w14:paraId="00000E0A">
            <w:pPr>
              <w:rPr/>
            </w:pPr>
            <w:r w:rsidDel="00000000" w:rsidR="00000000" w:rsidRPr="00000000">
              <w:rPr>
                <w:rtl w:val="0"/>
              </w:rPr>
              <w:t xml:space="preserve">89</w:t>
            </w:r>
          </w:p>
        </w:tc>
      </w:tr>
    </w:tbl>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0E">
      <w:pPr>
        <w:rPr>
          <w:u w:val="single"/>
        </w:rPr>
      </w:pPr>
      <w:r w:rsidDel="00000000" w:rsidR="00000000" w:rsidRPr="00000000">
        <w:rPr>
          <w:u w:val="single"/>
          <w:rtl w:val="0"/>
        </w:rPr>
        <w:t xml:space="preserve">Main study: DHF scores across the world </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b w:val="1"/>
          <w:bCs w:val="1"/>
          <w:highlight w:val="yellow"/>
          <w:rtl w:val="0"/>
        </w:rPr>
        <w:t xml:space="preserve">Table S..</w:t>
      </w:r>
      <w:r w:rsidDel="00000000" w:rsidR="00000000" w:rsidRPr="00000000">
        <w:rPr>
          <w:rtl w:val="0"/>
        </w:rPr>
        <w:t xml:space="preserve"> DHF endorsement and norms scores (centered) across world regions </w:t>
      </w:r>
    </w:p>
    <w:tbl>
      <w:tblPr>
        <w:tblStyle w:val="Table39"/>
        <w:tblW w:w="92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3"/>
        <w:gridCol w:w="608"/>
        <w:gridCol w:w="608"/>
        <w:gridCol w:w="676"/>
        <w:gridCol w:w="608"/>
        <w:gridCol w:w="676"/>
        <w:gridCol w:w="608"/>
        <w:gridCol w:w="676"/>
        <w:gridCol w:w="608"/>
        <w:gridCol w:w="676"/>
        <w:gridCol w:w="608"/>
        <w:gridCol w:w="676"/>
        <w:gridCol w:w="608"/>
        <w:tblGridChange w:id="0">
          <w:tblGrid>
            <w:gridCol w:w="1593"/>
            <w:gridCol w:w="608"/>
            <w:gridCol w:w="608"/>
            <w:gridCol w:w="676"/>
            <w:gridCol w:w="608"/>
            <w:gridCol w:w="676"/>
            <w:gridCol w:w="608"/>
            <w:gridCol w:w="676"/>
            <w:gridCol w:w="608"/>
            <w:gridCol w:w="676"/>
            <w:gridCol w:w="608"/>
            <w:gridCol w:w="676"/>
            <w:gridCol w:w="608"/>
          </w:tblGrid>
        </w:tblGridChange>
      </w:tblGrid>
      <w:tr>
        <w:trPr>
          <w:cantSplit w:val="0"/>
          <w:trHeight w:val="288" w:hRule="atLeast"/>
          <w:tblHeader w:val="0"/>
        </w:trPr>
        <w:tc>
          <w:tcPr>
            <w:vAlign w:val="bottom"/>
          </w:tcPr>
          <w:p w:rsidR="00000000" w:rsidDel="00000000" w:rsidP="00000000" w:rsidRDefault="00000000" w:rsidRPr="00000000" w14:paraId="00000E11">
            <w:pPr>
              <w:rPr>
                <w:rFonts w:ascii="Aptos Narrow" w:cs="Aptos Narrow" w:eastAsia="Aptos Narrow" w:hAnsi="Aptos Narrow"/>
                <w:color w:val="000000"/>
                <w:sz w:val="22"/>
                <w:szCs w:val="22"/>
              </w:rPr>
            </w:pPr>
            <w:r w:rsidDel="00000000" w:rsidR="00000000" w:rsidRPr="00000000">
              <w:rPr>
                <w:rtl w:val="0"/>
              </w:rPr>
            </w:r>
          </w:p>
        </w:tc>
        <w:tc>
          <w:tcPr>
            <w:gridSpan w:val="6"/>
            <w:vAlign w:val="bottom"/>
          </w:tcPr>
          <w:p w:rsidR="00000000" w:rsidDel="00000000" w:rsidP="00000000" w:rsidRDefault="00000000" w:rsidRPr="00000000" w14:paraId="00000E12">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Endorsement</w:t>
            </w:r>
          </w:p>
        </w:tc>
        <w:tc>
          <w:tcPr>
            <w:gridSpan w:val="6"/>
            <w:vAlign w:val="bottom"/>
          </w:tcPr>
          <w:p w:rsidR="00000000" w:rsidDel="00000000" w:rsidP="00000000" w:rsidRDefault="00000000" w:rsidRPr="00000000" w14:paraId="00000E18">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Norms</w:t>
            </w:r>
          </w:p>
        </w:tc>
      </w:tr>
      <w:tr>
        <w:trPr>
          <w:cantSplit w:val="0"/>
          <w:trHeight w:val="288" w:hRule="atLeast"/>
          <w:tblHeader w:val="0"/>
        </w:trPr>
        <w:tc>
          <w:tcPr>
            <w:vAlign w:val="bottom"/>
          </w:tcPr>
          <w:p w:rsidR="00000000" w:rsidDel="00000000" w:rsidP="00000000" w:rsidRDefault="00000000" w:rsidRPr="00000000" w14:paraId="00000E1E">
            <w:pPr>
              <w:rPr>
                <w:rFonts w:ascii="Aptos Narrow" w:cs="Aptos Narrow" w:eastAsia="Aptos Narrow" w:hAnsi="Aptos Narrow"/>
                <w:color w:val="000000"/>
                <w:sz w:val="22"/>
                <w:szCs w:val="22"/>
              </w:rPr>
            </w:pPr>
            <w:r w:rsidDel="00000000" w:rsidR="00000000" w:rsidRPr="00000000">
              <w:rPr>
                <w:rtl w:val="0"/>
              </w:rPr>
            </w:r>
          </w:p>
        </w:tc>
        <w:tc>
          <w:tcPr>
            <w:gridSpan w:val="2"/>
            <w:vAlign w:val="bottom"/>
          </w:tcPr>
          <w:p w:rsidR="00000000" w:rsidDel="00000000" w:rsidP="00000000" w:rsidRDefault="00000000" w:rsidRPr="00000000" w14:paraId="00000E1F">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Dignity</w:t>
            </w:r>
          </w:p>
        </w:tc>
        <w:tc>
          <w:tcPr>
            <w:gridSpan w:val="2"/>
            <w:vAlign w:val="bottom"/>
          </w:tcPr>
          <w:p w:rsidR="00000000" w:rsidDel="00000000" w:rsidP="00000000" w:rsidRDefault="00000000" w:rsidRPr="00000000" w14:paraId="00000E21">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Honor</w:t>
            </w:r>
          </w:p>
        </w:tc>
        <w:tc>
          <w:tcPr>
            <w:gridSpan w:val="2"/>
            <w:vAlign w:val="bottom"/>
          </w:tcPr>
          <w:p w:rsidR="00000000" w:rsidDel="00000000" w:rsidP="00000000" w:rsidRDefault="00000000" w:rsidRPr="00000000" w14:paraId="00000E23">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Face</w:t>
            </w:r>
          </w:p>
        </w:tc>
        <w:tc>
          <w:tcPr>
            <w:gridSpan w:val="2"/>
            <w:vAlign w:val="bottom"/>
          </w:tcPr>
          <w:p w:rsidR="00000000" w:rsidDel="00000000" w:rsidP="00000000" w:rsidRDefault="00000000" w:rsidRPr="00000000" w14:paraId="00000E25">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Dignity</w:t>
            </w:r>
          </w:p>
        </w:tc>
        <w:tc>
          <w:tcPr>
            <w:gridSpan w:val="2"/>
            <w:vAlign w:val="bottom"/>
          </w:tcPr>
          <w:p w:rsidR="00000000" w:rsidDel="00000000" w:rsidP="00000000" w:rsidRDefault="00000000" w:rsidRPr="00000000" w14:paraId="00000E27">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Honor</w:t>
            </w:r>
          </w:p>
        </w:tc>
        <w:tc>
          <w:tcPr>
            <w:gridSpan w:val="2"/>
            <w:vAlign w:val="bottom"/>
          </w:tcPr>
          <w:p w:rsidR="00000000" w:rsidDel="00000000" w:rsidP="00000000" w:rsidRDefault="00000000" w:rsidRPr="00000000" w14:paraId="00000E29">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Face</w:t>
            </w:r>
          </w:p>
        </w:tc>
      </w:tr>
      <w:tr>
        <w:trPr>
          <w:cantSplit w:val="0"/>
          <w:trHeight w:val="288" w:hRule="atLeast"/>
          <w:tblHeader w:val="0"/>
        </w:trPr>
        <w:tc>
          <w:tcPr>
            <w:vAlign w:val="bottom"/>
          </w:tcPr>
          <w:p w:rsidR="00000000" w:rsidDel="00000000" w:rsidP="00000000" w:rsidRDefault="00000000" w:rsidRPr="00000000" w14:paraId="00000E2B">
            <w:pPr>
              <w:rPr>
                <w:rFonts w:ascii="Aptos Narrow" w:cs="Aptos Narrow" w:eastAsia="Aptos Narrow" w:hAnsi="Aptos Narrow"/>
                <w:color w:val="000000"/>
                <w:sz w:val="22"/>
                <w:szCs w:val="22"/>
              </w:rPr>
            </w:pPr>
            <w:r w:rsidDel="00000000" w:rsidR="00000000" w:rsidRPr="00000000">
              <w:rPr>
                <w:rtl w:val="0"/>
              </w:rPr>
            </w:r>
          </w:p>
        </w:tc>
        <w:tc>
          <w:tcPr>
            <w:vAlign w:val="bottom"/>
          </w:tcPr>
          <w:p w:rsidR="00000000" w:rsidDel="00000000" w:rsidP="00000000" w:rsidRDefault="00000000" w:rsidRPr="00000000" w14:paraId="00000E2C">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M</w:t>
            </w:r>
          </w:p>
        </w:tc>
        <w:tc>
          <w:tcPr>
            <w:vAlign w:val="bottom"/>
          </w:tcPr>
          <w:p w:rsidR="00000000" w:rsidDel="00000000" w:rsidP="00000000" w:rsidRDefault="00000000" w:rsidRPr="00000000" w14:paraId="00000E2D">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SD</w:t>
            </w:r>
          </w:p>
        </w:tc>
        <w:tc>
          <w:tcPr>
            <w:vAlign w:val="bottom"/>
          </w:tcPr>
          <w:p w:rsidR="00000000" w:rsidDel="00000000" w:rsidP="00000000" w:rsidRDefault="00000000" w:rsidRPr="00000000" w14:paraId="00000E2E">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M</w:t>
            </w:r>
          </w:p>
        </w:tc>
        <w:tc>
          <w:tcPr>
            <w:vAlign w:val="bottom"/>
          </w:tcPr>
          <w:p w:rsidR="00000000" w:rsidDel="00000000" w:rsidP="00000000" w:rsidRDefault="00000000" w:rsidRPr="00000000" w14:paraId="00000E2F">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SD</w:t>
            </w:r>
          </w:p>
        </w:tc>
        <w:tc>
          <w:tcPr>
            <w:vAlign w:val="bottom"/>
          </w:tcPr>
          <w:p w:rsidR="00000000" w:rsidDel="00000000" w:rsidP="00000000" w:rsidRDefault="00000000" w:rsidRPr="00000000" w14:paraId="00000E30">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M</w:t>
            </w:r>
          </w:p>
        </w:tc>
        <w:tc>
          <w:tcPr>
            <w:vAlign w:val="bottom"/>
          </w:tcPr>
          <w:p w:rsidR="00000000" w:rsidDel="00000000" w:rsidP="00000000" w:rsidRDefault="00000000" w:rsidRPr="00000000" w14:paraId="00000E31">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SD</w:t>
            </w:r>
          </w:p>
        </w:tc>
        <w:tc>
          <w:tcPr>
            <w:vAlign w:val="bottom"/>
          </w:tcPr>
          <w:p w:rsidR="00000000" w:rsidDel="00000000" w:rsidP="00000000" w:rsidRDefault="00000000" w:rsidRPr="00000000" w14:paraId="00000E32">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M</w:t>
            </w:r>
          </w:p>
        </w:tc>
        <w:tc>
          <w:tcPr>
            <w:vAlign w:val="bottom"/>
          </w:tcPr>
          <w:p w:rsidR="00000000" w:rsidDel="00000000" w:rsidP="00000000" w:rsidRDefault="00000000" w:rsidRPr="00000000" w14:paraId="00000E33">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SD</w:t>
            </w:r>
          </w:p>
        </w:tc>
        <w:tc>
          <w:tcPr>
            <w:vAlign w:val="bottom"/>
          </w:tcPr>
          <w:p w:rsidR="00000000" w:rsidDel="00000000" w:rsidP="00000000" w:rsidRDefault="00000000" w:rsidRPr="00000000" w14:paraId="00000E34">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M</w:t>
            </w:r>
          </w:p>
        </w:tc>
        <w:tc>
          <w:tcPr>
            <w:vAlign w:val="bottom"/>
          </w:tcPr>
          <w:p w:rsidR="00000000" w:rsidDel="00000000" w:rsidP="00000000" w:rsidRDefault="00000000" w:rsidRPr="00000000" w14:paraId="00000E35">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SD</w:t>
            </w:r>
          </w:p>
        </w:tc>
        <w:tc>
          <w:tcPr>
            <w:vAlign w:val="bottom"/>
          </w:tcPr>
          <w:p w:rsidR="00000000" w:rsidDel="00000000" w:rsidP="00000000" w:rsidRDefault="00000000" w:rsidRPr="00000000" w14:paraId="00000E36">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M</w:t>
            </w:r>
          </w:p>
        </w:tc>
        <w:tc>
          <w:tcPr>
            <w:vAlign w:val="bottom"/>
          </w:tcPr>
          <w:p w:rsidR="00000000" w:rsidDel="00000000" w:rsidP="00000000" w:rsidRDefault="00000000" w:rsidRPr="00000000" w14:paraId="00000E37">
            <w:pPr>
              <w:jc w:val="center"/>
              <w:rPr>
                <w:rFonts w:ascii="Aptos Narrow" w:cs="Aptos Narrow" w:eastAsia="Aptos Narrow" w:hAnsi="Aptos Narrow"/>
                <w:i w:val="1"/>
                <w:iCs w:val="1"/>
                <w:color w:val="000000"/>
                <w:sz w:val="22"/>
                <w:szCs w:val="22"/>
              </w:rPr>
            </w:pPr>
            <w:r w:rsidDel="00000000" w:rsidR="00000000" w:rsidRPr="00000000">
              <w:rPr>
                <w:rFonts w:ascii="Aptos Narrow" w:cs="Aptos Narrow" w:eastAsia="Aptos Narrow" w:hAnsi="Aptos Narrow"/>
                <w:i w:val="1"/>
                <w:iCs w:val="1"/>
                <w:color w:val="000000"/>
                <w:sz w:val="22"/>
                <w:szCs w:val="22"/>
                <w:rtl w:val="0"/>
              </w:rPr>
              <w:t xml:space="preserve">SD</w:t>
            </w:r>
          </w:p>
        </w:tc>
      </w:tr>
      <w:tr>
        <w:trPr>
          <w:cantSplit w:val="0"/>
          <w:trHeight w:val="288" w:hRule="atLeast"/>
          <w:tblHeader w:val="0"/>
        </w:trPr>
        <w:tc>
          <w:tcPr>
            <w:vAlign w:val="bottom"/>
          </w:tcPr>
          <w:p w:rsidR="00000000" w:rsidDel="00000000" w:rsidP="00000000" w:rsidRDefault="00000000" w:rsidRPr="00000000" w14:paraId="00000E38">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Latin America</w:t>
            </w:r>
          </w:p>
        </w:tc>
        <w:tc>
          <w:tcPr>
            <w:vAlign w:val="bottom"/>
          </w:tcPr>
          <w:p w:rsidR="00000000" w:rsidDel="00000000" w:rsidP="00000000" w:rsidRDefault="00000000" w:rsidRPr="00000000" w14:paraId="00000E3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1.04</w:t>
            </w:r>
          </w:p>
        </w:tc>
        <w:tc>
          <w:tcPr>
            <w:vAlign w:val="bottom"/>
          </w:tcPr>
          <w:p w:rsidR="00000000" w:rsidDel="00000000" w:rsidP="00000000" w:rsidRDefault="00000000" w:rsidRPr="00000000" w14:paraId="00000E3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0.54</w:t>
            </w:r>
          </w:p>
        </w:tc>
        <w:tc>
          <w:tcPr>
            <w:vAlign w:val="bottom"/>
          </w:tcPr>
          <w:p w:rsidR="00000000" w:rsidDel="00000000" w:rsidP="00000000" w:rsidRDefault="00000000" w:rsidRPr="00000000" w14:paraId="00000E3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-0.43</w:t>
            </w:r>
          </w:p>
        </w:tc>
        <w:tc>
          <w:tcPr>
            <w:vAlign w:val="bottom"/>
          </w:tcPr>
          <w:p w:rsidR="00000000" w:rsidDel="00000000" w:rsidP="00000000" w:rsidRDefault="00000000" w:rsidRPr="00000000" w14:paraId="00000E3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0.40</w:t>
            </w:r>
          </w:p>
        </w:tc>
        <w:tc>
          <w:tcPr>
            <w:vAlign w:val="bottom"/>
          </w:tcPr>
          <w:p w:rsidR="00000000" w:rsidDel="00000000" w:rsidP="00000000" w:rsidRDefault="00000000" w:rsidRPr="00000000" w14:paraId="00000E3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-0.61</w:t>
            </w:r>
          </w:p>
        </w:tc>
        <w:tc>
          <w:tcPr>
            <w:vAlign w:val="bottom"/>
          </w:tcPr>
          <w:p w:rsidR="00000000" w:rsidDel="00000000" w:rsidP="00000000" w:rsidRDefault="00000000" w:rsidRPr="00000000" w14:paraId="00000E3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0.42</w:t>
            </w:r>
          </w:p>
        </w:tc>
        <w:tc>
          <w:tcPr>
            <w:vAlign w:val="bottom"/>
          </w:tcPr>
          <w:p w:rsidR="00000000" w:rsidDel="00000000" w:rsidP="00000000" w:rsidRDefault="00000000" w:rsidRPr="00000000" w14:paraId="00000E3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-0.01</w:t>
            </w:r>
          </w:p>
        </w:tc>
        <w:tc>
          <w:tcPr>
            <w:vAlign w:val="bottom"/>
          </w:tcPr>
          <w:p w:rsidR="00000000" w:rsidDel="00000000" w:rsidP="00000000" w:rsidRDefault="00000000" w:rsidRPr="00000000" w14:paraId="00000E40">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0.84</w:t>
            </w:r>
          </w:p>
        </w:tc>
        <w:tc>
          <w:tcPr>
            <w:vAlign w:val="bottom"/>
          </w:tcPr>
          <w:p w:rsidR="00000000" w:rsidDel="00000000" w:rsidP="00000000" w:rsidRDefault="00000000" w:rsidRPr="00000000" w14:paraId="00000E4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0.16</w:t>
            </w:r>
          </w:p>
        </w:tc>
        <w:tc>
          <w:tcPr>
            <w:vAlign w:val="bottom"/>
          </w:tcPr>
          <w:p w:rsidR="00000000" w:rsidDel="00000000" w:rsidP="00000000" w:rsidRDefault="00000000" w:rsidRPr="00000000" w14:paraId="00000E42">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0.52</w:t>
            </w:r>
          </w:p>
        </w:tc>
        <w:tc>
          <w:tcPr>
            <w:vAlign w:val="bottom"/>
          </w:tcPr>
          <w:p w:rsidR="00000000" w:rsidDel="00000000" w:rsidP="00000000" w:rsidRDefault="00000000" w:rsidRPr="00000000" w14:paraId="00000E43">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-0.15</w:t>
            </w:r>
          </w:p>
        </w:tc>
        <w:tc>
          <w:tcPr>
            <w:vAlign w:val="bottom"/>
          </w:tcPr>
          <w:p w:rsidR="00000000" w:rsidDel="00000000" w:rsidP="00000000" w:rsidRDefault="00000000" w:rsidRPr="00000000" w14:paraId="00000E44">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0.55</w:t>
            </w:r>
          </w:p>
        </w:tc>
      </w:tr>
      <w:tr>
        <w:trPr>
          <w:cantSplit w:val="0"/>
          <w:trHeight w:val="288" w:hRule="atLeast"/>
          <w:tblHeader w:val="0"/>
        </w:trPr>
        <w:tc>
          <w:tcPr>
            <w:vAlign w:val="bottom"/>
          </w:tcPr>
          <w:p w:rsidR="00000000" w:rsidDel="00000000" w:rsidP="00000000" w:rsidRDefault="00000000" w:rsidRPr="00000000" w14:paraId="00000E45">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Eastern Europe</w:t>
            </w:r>
          </w:p>
        </w:tc>
        <w:tc>
          <w:tcPr>
            <w:vAlign w:val="bottom"/>
          </w:tcPr>
          <w:p w:rsidR="00000000" w:rsidDel="00000000" w:rsidP="00000000" w:rsidRDefault="00000000" w:rsidRPr="00000000" w14:paraId="00000E46">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0.78</w:t>
            </w:r>
          </w:p>
        </w:tc>
        <w:tc>
          <w:tcPr>
            <w:vAlign w:val="bottom"/>
          </w:tcPr>
          <w:p w:rsidR="00000000" w:rsidDel="00000000" w:rsidP="00000000" w:rsidRDefault="00000000" w:rsidRPr="00000000" w14:paraId="00000E47">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0.54</w:t>
            </w:r>
          </w:p>
        </w:tc>
        <w:tc>
          <w:tcPr>
            <w:vAlign w:val="bottom"/>
          </w:tcPr>
          <w:p w:rsidR="00000000" w:rsidDel="00000000" w:rsidP="00000000" w:rsidRDefault="00000000" w:rsidRPr="00000000" w14:paraId="00000E48">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-0.18</w:t>
            </w:r>
          </w:p>
        </w:tc>
        <w:tc>
          <w:tcPr>
            <w:vAlign w:val="bottom"/>
          </w:tcPr>
          <w:p w:rsidR="00000000" w:rsidDel="00000000" w:rsidP="00000000" w:rsidRDefault="00000000" w:rsidRPr="00000000" w14:paraId="00000E4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0.40</w:t>
            </w:r>
          </w:p>
        </w:tc>
        <w:tc>
          <w:tcPr>
            <w:vAlign w:val="bottom"/>
          </w:tcPr>
          <w:p w:rsidR="00000000" w:rsidDel="00000000" w:rsidP="00000000" w:rsidRDefault="00000000" w:rsidRPr="00000000" w14:paraId="00000E4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-0.60</w:t>
            </w:r>
          </w:p>
        </w:tc>
        <w:tc>
          <w:tcPr>
            <w:vAlign w:val="bottom"/>
          </w:tcPr>
          <w:p w:rsidR="00000000" w:rsidDel="00000000" w:rsidP="00000000" w:rsidRDefault="00000000" w:rsidRPr="00000000" w14:paraId="00000E4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0.43</w:t>
            </w:r>
          </w:p>
        </w:tc>
        <w:tc>
          <w:tcPr>
            <w:vAlign w:val="bottom"/>
          </w:tcPr>
          <w:p w:rsidR="00000000" w:rsidDel="00000000" w:rsidP="00000000" w:rsidRDefault="00000000" w:rsidRPr="00000000" w14:paraId="00000E4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-0.41</w:t>
            </w:r>
          </w:p>
        </w:tc>
        <w:tc>
          <w:tcPr>
            <w:vAlign w:val="bottom"/>
          </w:tcPr>
          <w:p w:rsidR="00000000" w:rsidDel="00000000" w:rsidP="00000000" w:rsidRDefault="00000000" w:rsidRPr="00000000" w14:paraId="00000E4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0.84</w:t>
            </w:r>
          </w:p>
        </w:tc>
        <w:tc>
          <w:tcPr>
            <w:vAlign w:val="bottom"/>
          </w:tcPr>
          <w:p w:rsidR="00000000" w:rsidDel="00000000" w:rsidP="00000000" w:rsidRDefault="00000000" w:rsidRPr="00000000" w14:paraId="00000E4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0.40</w:t>
            </w:r>
          </w:p>
        </w:tc>
        <w:tc>
          <w:tcPr>
            <w:vAlign w:val="bottom"/>
          </w:tcPr>
          <w:p w:rsidR="00000000" w:rsidDel="00000000" w:rsidP="00000000" w:rsidRDefault="00000000" w:rsidRPr="00000000" w14:paraId="00000E4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0.49</w:t>
            </w:r>
          </w:p>
        </w:tc>
        <w:tc>
          <w:tcPr>
            <w:vAlign w:val="bottom"/>
          </w:tcPr>
          <w:p w:rsidR="00000000" w:rsidDel="00000000" w:rsidP="00000000" w:rsidRDefault="00000000" w:rsidRPr="00000000" w14:paraId="00000E50">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0.01</w:t>
            </w:r>
          </w:p>
        </w:tc>
        <w:tc>
          <w:tcPr>
            <w:vAlign w:val="bottom"/>
          </w:tcPr>
          <w:p w:rsidR="00000000" w:rsidDel="00000000" w:rsidP="00000000" w:rsidRDefault="00000000" w:rsidRPr="00000000" w14:paraId="00000E5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0.57</w:t>
            </w:r>
          </w:p>
        </w:tc>
      </w:tr>
      <w:tr>
        <w:trPr>
          <w:cantSplit w:val="0"/>
          <w:trHeight w:val="288" w:hRule="atLeast"/>
          <w:tblHeader w:val="0"/>
        </w:trPr>
        <w:tc>
          <w:tcPr>
            <w:vAlign w:val="bottom"/>
          </w:tcPr>
          <w:p w:rsidR="00000000" w:rsidDel="00000000" w:rsidP="00000000" w:rsidRDefault="00000000" w:rsidRPr="00000000" w14:paraId="00000E52">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Anglo-Saxon</w:t>
            </w:r>
          </w:p>
        </w:tc>
        <w:tc>
          <w:tcPr>
            <w:vAlign w:val="bottom"/>
          </w:tcPr>
          <w:p w:rsidR="00000000" w:rsidDel="00000000" w:rsidP="00000000" w:rsidRDefault="00000000" w:rsidRPr="00000000" w14:paraId="00000E53">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0.80</w:t>
            </w:r>
          </w:p>
        </w:tc>
        <w:tc>
          <w:tcPr>
            <w:vAlign w:val="bottom"/>
          </w:tcPr>
          <w:p w:rsidR="00000000" w:rsidDel="00000000" w:rsidP="00000000" w:rsidRDefault="00000000" w:rsidRPr="00000000" w14:paraId="00000E54">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0.53</w:t>
            </w:r>
          </w:p>
        </w:tc>
        <w:tc>
          <w:tcPr>
            <w:vAlign w:val="bottom"/>
          </w:tcPr>
          <w:p w:rsidR="00000000" w:rsidDel="00000000" w:rsidP="00000000" w:rsidRDefault="00000000" w:rsidRPr="00000000" w14:paraId="00000E55">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-0.42</w:t>
            </w:r>
          </w:p>
        </w:tc>
        <w:tc>
          <w:tcPr>
            <w:vAlign w:val="bottom"/>
          </w:tcPr>
          <w:p w:rsidR="00000000" w:rsidDel="00000000" w:rsidP="00000000" w:rsidRDefault="00000000" w:rsidRPr="00000000" w14:paraId="00000E56">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0.37</w:t>
            </w:r>
          </w:p>
        </w:tc>
        <w:tc>
          <w:tcPr>
            <w:vAlign w:val="bottom"/>
          </w:tcPr>
          <w:p w:rsidR="00000000" w:rsidDel="00000000" w:rsidP="00000000" w:rsidRDefault="00000000" w:rsidRPr="00000000" w14:paraId="00000E57">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-0.38</w:t>
            </w:r>
          </w:p>
        </w:tc>
        <w:tc>
          <w:tcPr>
            <w:vAlign w:val="bottom"/>
          </w:tcPr>
          <w:p w:rsidR="00000000" w:rsidDel="00000000" w:rsidP="00000000" w:rsidRDefault="00000000" w:rsidRPr="00000000" w14:paraId="00000E58">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0.38</w:t>
            </w:r>
          </w:p>
        </w:tc>
        <w:tc>
          <w:tcPr>
            <w:vAlign w:val="bottom"/>
          </w:tcPr>
          <w:p w:rsidR="00000000" w:rsidDel="00000000" w:rsidP="00000000" w:rsidRDefault="00000000" w:rsidRPr="00000000" w14:paraId="00000E5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-0.04</w:t>
            </w:r>
          </w:p>
        </w:tc>
        <w:tc>
          <w:tcPr>
            <w:vAlign w:val="bottom"/>
          </w:tcPr>
          <w:p w:rsidR="00000000" w:rsidDel="00000000" w:rsidP="00000000" w:rsidRDefault="00000000" w:rsidRPr="00000000" w14:paraId="00000E5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0.81</w:t>
            </w:r>
          </w:p>
        </w:tc>
        <w:tc>
          <w:tcPr>
            <w:vAlign w:val="bottom"/>
          </w:tcPr>
          <w:p w:rsidR="00000000" w:rsidDel="00000000" w:rsidP="00000000" w:rsidRDefault="00000000" w:rsidRPr="00000000" w14:paraId="00000E5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0.07</w:t>
            </w:r>
          </w:p>
        </w:tc>
        <w:tc>
          <w:tcPr>
            <w:vAlign w:val="bottom"/>
          </w:tcPr>
          <w:p w:rsidR="00000000" w:rsidDel="00000000" w:rsidP="00000000" w:rsidRDefault="00000000" w:rsidRPr="00000000" w14:paraId="00000E5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0.52</w:t>
            </w:r>
          </w:p>
        </w:tc>
        <w:tc>
          <w:tcPr>
            <w:vAlign w:val="bottom"/>
          </w:tcPr>
          <w:p w:rsidR="00000000" w:rsidDel="00000000" w:rsidP="00000000" w:rsidRDefault="00000000" w:rsidRPr="00000000" w14:paraId="00000E5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-0.03</w:t>
            </w:r>
          </w:p>
        </w:tc>
        <w:tc>
          <w:tcPr>
            <w:vAlign w:val="bottom"/>
          </w:tcPr>
          <w:p w:rsidR="00000000" w:rsidDel="00000000" w:rsidP="00000000" w:rsidRDefault="00000000" w:rsidRPr="00000000" w14:paraId="00000E5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0.49</w:t>
            </w:r>
          </w:p>
        </w:tc>
      </w:tr>
      <w:tr>
        <w:trPr>
          <w:cantSplit w:val="0"/>
          <w:trHeight w:val="288" w:hRule="atLeast"/>
          <w:tblHeader w:val="0"/>
        </w:trPr>
        <w:tc>
          <w:tcPr>
            <w:vAlign w:val="bottom"/>
          </w:tcPr>
          <w:p w:rsidR="00000000" w:rsidDel="00000000" w:rsidP="00000000" w:rsidRDefault="00000000" w:rsidRPr="00000000" w14:paraId="00000E5F">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Germanic</w:t>
            </w:r>
          </w:p>
        </w:tc>
        <w:tc>
          <w:tcPr>
            <w:vAlign w:val="bottom"/>
          </w:tcPr>
          <w:p w:rsidR="00000000" w:rsidDel="00000000" w:rsidP="00000000" w:rsidRDefault="00000000" w:rsidRPr="00000000" w14:paraId="00000E60">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1.19</w:t>
            </w:r>
          </w:p>
        </w:tc>
        <w:tc>
          <w:tcPr>
            <w:vAlign w:val="bottom"/>
          </w:tcPr>
          <w:p w:rsidR="00000000" w:rsidDel="00000000" w:rsidP="00000000" w:rsidRDefault="00000000" w:rsidRPr="00000000" w14:paraId="00000E6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0.60</w:t>
            </w:r>
          </w:p>
        </w:tc>
        <w:tc>
          <w:tcPr>
            <w:vAlign w:val="bottom"/>
          </w:tcPr>
          <w:p w:rsidR="00000000" w:rsidDel="00000000" w:rsidP="00000000" w:rsidRDefault="00000000" w:rsidRPr="00000000" w14:paraId="00000E62">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-0.55</w:t>
            </w:r>
          </w:p>
        </w:tc>
        <w:tc>
          <w:tcPr>
            <w:vAlign w:val="bottom"/>
          </w:tcPr>
          <w:p w:rsidR="00000000" w:rsidDel="00000000" w:rsidP="00000000" w:rsidRDefault="00000000" w:rsidRPr="00000000" w14:paraId="00000E63">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0.43</w:t>
            </w:r>
          </w:p>
        </w:tc>
        <w:tc>
          <w:tcPr>
            <w:vAlign w:val="bottom"/>
          </w:tcPr>
          <w:p w:rsidR="00000000" w:rsidDel="00000000" w:rsidP="00000000" w:rsidRDefault="00000000" w:rsidRPr="00000000" w14:paraId="00000E64">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-0.64</w:t>
            </w:r>
          </w:p>
        </w:tc>
        <w:tc>
          <w:tcPr>
            <w:vAlign w:val="bottom"/>
          </w:tcPr>
          <w:p w:rsidR="00000000" w:rsidDel="00000000" w:rsidP="00000000" w:rsidRDefault="00000000" w:rsidRPr="00000000" w14:paraId="00000E65">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0.43</w:t>
            </w:r>
          </w:p>
        </w:tc>
        <w:tc>
          <w:tcPr>
            <w:vAlign w:val="bottom"/>
          </w:tcPr>
          <w:p w:rsidR="00000000" w:rsidDel="00000000" w:rsidP="00000000" w:rsidRDefault="00000000" w:rsidRPr="00000000" w14:paraId="00000E66">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0.21</w:t>
            </w:r>
          </w:p>
        </w:tc>
        <w:tc>
          <w:tcPr>
            <w:vAlign w:val="bottom"/>
          </w:tcPr>
          <w:p w:rsidR="00000000" w:rsidDel="00000000" w:rsidP="00000000" w:rsidRDefault="00000000" w:rsidRPr="00000000" w14:paraId="00000E67">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0.80</w:t>
            </w:r>
          </w:p>
        </w:tc>
        <w:tc>
          <w:tcPr>
            <w:vAlign w:val="bottom"/>
          </w:tcPr>
          <w:p w:rsidR="00000000" w:rsidDel="00000000" w:rsidP="00000000" w:rsidRDefault="00000000" w:rsidRPr="00000000" w14:paraId="00000E68">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-0.08</w:t>
            </w:r>
          </w:p>
        </w:tc>
        <w:tc>
          <w:tcPr>
            <w:vAlign w:val="bottom"/>
          </w:tcPr>
          <w:p w:rsidR="00000000" w:rsidDel="00000000" w:rsidP="00000000" w:rsidRDefault="00000000" w:rsidRPr="00000000" w14:paraId="00000E6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0.51</w:t>
            </w:r>
          </w:p>
        </w:tc>
        <w:tc>
          <w:tcPr>
            <w:vAlign w:val="bottom"/>
          </w:tcPr>
          <w:p w:rsidR="00000000" w:rsidDel="00000000" w:rsidP="00000000" w:rsidRDefault="00000000" w:rsidRPr="00000000" w14:paraId="00000E6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-0.13</w:t>
            </w:r>
          </w:p>
        </w:tc>
        <w:tc>
          <w:tcPr>
            <w:vAlign w:val="bottom"/>
          </w:tcPr>
          <w:p w:rsidR="00000000" w:rsidDel="00000000" w:rsidP="00000000" w:rsidRDefault="00000000" w:rsidRPr="00000000" w14:paraId="00000E6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0.53</w:t>
            </w:r>
          </w:p>
        </w:tc>
      </w:tr>
      <w:tr>
        <w:trPr>
          <w:cantSplit w:val="0"/>
          <w:trHeight w:val="288" w:hRule="atLeast"/>
          <w:tblHeader w:val="0"/>
        </w:trPr>
        <w:tc>
          <w:tcPr>
            <w:vAlign w:val="bottom"/>
          </w:tcPr>
          <w:p w:rsidR="00000000" w:rsidDel="00000000" w:rsidP="00000000" w:rsidRDefault="00000000" w:rsidRPr="00000000" w14:paraId="00000E6C">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South-East Asia</w:t>
            </w:r>
          </w:p>
        </w:tc>
        <w:tc>
          <w:tcPr>
            <w:vAlign w:val="bottom"/>
          </w:tcPr>
          <w:p w:rsidR="00000000" w:rsidDel="00000000" w:rsidP="00000000" w:rsidRDefault="00000000" w:rsidRPr="00000000" w14:paraId="00000E6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0.44</w:t>
            </w:r>
          </w:p>
        </w:tc>
        <w:tc>
          <w:tcPr>
            <w:vAlign w:val="bottom"/>
          </w:tcPr>
          <w:p w:rsidR="00000000" w:rsidDel="00000000" w:rsidP="00000000" w:rsidRDefault="00000000" w:rsidRPr="00000000" w14:paraId="00000E6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0.46</w:t>
            </w:r>
          </w:p>
        </w:tc>
        <w:tc>
          <w:tcPr>
            <w:vAlign w:val="bottom"/>
          </w:tcPr>
          <w:p w:rsidR="00000000" w:rsidDel="00000000" w:rsidP="00000000" w:rsidRDefault="00000000" w:rsidRPr="00000000" w14:paraId="00000E6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-0.27</w:t>
            </w:r>
          </w:p>
        </w:tc>
        <w:tc>
          <w:tcPr>
            <w:vAlign w:val="bottom"/>
          </w:tcPr>
          <w:p w:rsidR="00000000" w:rsidDel="00000000" w:rsidP="00000000" w:rsidRDefault="00000000" w:rsidRPr="00000000" w14:paraId="00000E70">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0.35</w:t>
            </w:r>
          </w:p>
        </w:tc>
        <w:tc>
          <w:tcPr>
            <w:vAlign w:val="bottom"/>
          </w:tcPr>
          <w:p w:rsidR="00000000" w:rsidDel="00000000" w:rsidP="00000000" w:rsidRDefault="00000000" w:rsidRPr="00000000" w14:paraId="00000E7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-0.17</w:t>
            </w:r>
          </w:p>
        </w:tc>
        <w:tc>
          <w:tcPr>
            <w:vAlign w:val="bottom"/>
          </w:tcPr>
          <w:p w:rsidR="00000000" w:rsidDel="00000000" w:rsidP="00000000" w:rsidRDefault="00000000" w:rsidRPr="00000000" w14:paraId="00000E72">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0.36</w:t>
            </w:r>
          </w:p>
        </w:tc>
        <w:tc>
          <w:tcPr>
            <w:vAlign w:val="bottom"/>
          </w:tcPr>
          <w:p w:rsidR="00000000" w:rsidDel="00000000" w:rsidP="00000000" w:rsidRDefault="00000000" w:rsidRPr="00000000" w14:paraId="00000E73">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-0.33</w:t>
            </w:r>
          </w:p>
        </w:tc>
        <w:tc>
          <w:tcPr>
            <w:vAlign w:val="bottom"/>
          </w:tcPr>
          <w:p w:rsidR="00000000" w:rsidDel="00000000" w:rsidP="00000000" w:rsidRDefault="00000000" w:rsidRPr="00000000" w14:paraId="00000E74">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0.81</w:t>
            </w:r>
          </w:p>
        </w:tc>
        <w:tc>
          <w:tcPr>
            <w:vAlign w:val="bottom"/>
          </w:tcPr>
          <w:p w:rsidR="00000000" w:rsidDel="00000000" w:rsidP="00000000" w:rsidRDefault="00000000" w:rsidRPr="00000000" w14:paraId="00000E75">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0.15</w:t>
            </w:r>
          </w:p>
        </w:tc>
        <w:tc>
          <w:tcPr>
            <w:vAlign w:val="bottom"/>
          </w:tcPr>
          <w:p w:rsidR="00000000" w:rsidDel="00000000" w:rsidP="00000000" w:rsidRDefault="00000000" w:rsidRPr="00000000" w14:paraId="00000E76">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0.51</w:t>
            </w:r>
          </w:p>
        </w:tc>
        <w:tc>
          <w:tcPr>
            <w:vAlign w:val="bottom"/>
          </w:tcPr>
          <w:p w:rsidR="00000000" w:rsidDel="00000000" w:rsidP="00000000" w:rsidRDefault="00000000" w:rsidRPr="00000000" w14:paraId="00000E77">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0.17</w:t>
            </w:r>
          </w:p>
        </w:tc>
        <w:tc>
          <w:tcPr>
            <w:vAlign w:val="bottom"/>
          </w:tcPr>
          <w:p w:rsidR="00000000" w:rsidDel="00000000" w:rsidP="00000000" w:rsidRDefault="00000000" w:rsidRPr="00000000" w14:paraId="00000E78">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0.48</w:t>
            </w:r>
          </w:p>
        </w:tc>
      </w:tr>
      <w:tr>
        <w:trPr>
          <w:cantSplit w:val="0"/>
          <w:trHeight w:val="288" w:hRule="atLeast"/>
          <w:tblHeader w:val="0"/>
        </w:trPr>
        <w:tc>
          <w:tcPr>
            <w:vAlign w:val="bottom"/>
          </w:tcPr>
          <w:p w:rsidR="00000000" w:rsidDel="00000000" w:rsidP="00000000" w:rsidRDefault="00000000" w:rsidRPr="00000000" w14:paraId="00000E79">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Africa</w:t>
            </w:r>
          </w:p>
        </w:tc>
        <w:tc>
          <w:tcPr>
            <w:vAlign w:val="bottom"/>
          </w:tcPr>
          <w:p w:rsidR="00000000" w:rsidDel="00000000" w:rsidP="00000000" w:rsidRDefault="00000000" w:rsidRPr="00000000" w14:paraId="00000E7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0.32</w:t>
            </w:r>
          </w:p>
        </w:tc>
        <w:tc>
          <w:tcPr>
            <w:vAlign w:val="bottom"/>
          </w:tcPr>
          <w:p w:rsidR="00000000" w:rsidDel="00000000" w:rsidP="00000000" w:rsidRDefault="00000000" w:rsidRPr="00000000" w14:paraId="00000E7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0.45</w:t>
            </w:r>
          </w:p>
        </w:tc>
        <w:tc>
          <w:tcPr>
            <w:vAlign w:val="bottom"/>
          </w:tcPr>
          <w:p w:rsidR="00000000" w:rsidDel="00000000" w:rsidP="00000000" w:rsidRDefault="00000000" w:rsidRPr="00000000" w14:paraId="00000E7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-0.22</w:t>
            </w:r>
          </w:p>
        </w:tc>
        <w:tc>
          <w:tcPr>
            <w:vAlign w:val="bottom"/>
          </w:tcPr>
          <w:p w:rsidR="00000000" w:rsidDel="00000000" w:rsidP="00000000" w:rsidRDefault="00000000" w:rsidRPr="00000000" w14:paraId="00000E7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0.36</w:t>
            </w:r>
          </w:p>
        </w:tc>
        <w:tc>
          <w:tcPr>
            <w:vAlign w:val="bottom"/>
          </w:tcPr>
          <w:p w:rsidR="00000000" w:rsidDel="00000000" w:rsidP="00000000" w:rsidRDefault="00000000" w:rsidRPr="00000000" w14:paraId="00000E7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-0.10</w:t>
            </w:r>
          </w:p>
        </w:tc>
        <w:tc>
          <w:tcPr>
            <w:vAlign w:val="bottom"/>
          </w:tcPr>
          <w:p w:rsidR="00000000" w:rsidDel="00000000" w:rsidP="00000000" w:rsidRDefault="00000000" w:rsidRPr="00000000" w14:paraId="00000E7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0.35</w:t>
            </w:r>
          </w:p>
        </w:tc>
        <w:tc>
          <w:tcPr>
            <w:vAlign w:val="bottom"/>
          </w:tcPr>
          <w:p w:rsidR="00000000" w:rsidDel="00000000" w:rsidP="00000000" w:rsidRDefault="00000000" w:rsidRPr="00000000" w14:paraId="00000E80">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0.12</w:t>
            </w:r>
          </w:p>
        </w:tc>
        <w:tc>
          <w:tcPr>
            <w:vAlign w:val="bottom"/>
          </w:tcPr>
          <w:p w:rsidR="00000000" w:rsidDel="00000000" w:rsidP="00000000" w:rsidRDefault="00000000" w:rsidRPr="00000000" w14:paraId="00000E8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0.65</w:t>
            </w:r>
          </w:p>
        </w:tc>
        <w:tc>
          <w:tcPr>
            <w:vAlign w:val="bottom"/>
          </w:tcPr>
          <w:p w:rsidR="00000000" w:rsidDel="00000000" w:rsidP="00000000" w:rsidRDefault="00000000" w:rsidRPr="00000000" w14:paraId="00000E82">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-0.08</w:t>
            </w:r>
          </w:p>
        </w:tc>
        <w:tc>
          <w:tcPr>
            <w:vAlign w:val="bottom"/>
          </w:tcPr>
          <w:p w:rsidR="00000000" w:rsidDel="00000000" w:rsidP="00000000" w:rsidRDefault="00000000" w:rsidRPr="00000000" w14:paraId="00000E83">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0.61</w:t>
            </w:r>
          </w:p>
        </w:tc>
        <w:tc>
          <w:tcPr>
            <w:vAlign w:val="bottom"/>
          </w:tcPr>
          <w:p w:rsidR="00000000" w:rsidDel="00000000" w:rsidP="00000000" w:rsidRDefault="00000000" w:rsidRPr="00000000" w14:paraId="00000E84">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-0.04</w:t>
            </w:r>
          </w:p>
        </w:tc>
        <w:tc>
          <w:tcPr>
            <w:vAlign w:val="bottom"/>
          </w:tcPr>
          <w:p w:rsidR="00000000" w:rsidDel="00000000" w:rsidP="00000000" w:rsidRDefault="00000000" w:rsidRPr="00000000" w14:paraId="00000E85">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0.54</w:t>
            </w:r>
          </w:p>
        </w:tc>
      </w:tr>
      <w:tr>
        <w:trPr>
          <w:cantSplit w:val="0"/>
          <w:trHeight w:val="288" w:hRule="atLeast"/>
          <w:tblHeader w:val="0"/>
        </w:trPr>
        <w:tc>
          <w:tcPr>
            <w:vAlign w:val="bottom"/>
          </w:tcPr>
          <w:p w:rsidR="00000000" w:rsidDel="00000000" w:rsidP="00000000" w:rsidRDefault="00000000" w:rsidRPr="00000000" w14:paraId="00000E86">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Confucian</w:t>
            </w:r>
          </w:p>
        </w:tc>
        <w:tc>
          <w:tcPr>
            <w:vAlign w:val="bottom"/>
          </w:tcPr>
          <w:p w:rsidR="00000000" w:rsidDel="00000000" w:rsidP="00000000" w:rsidRDefault="00000000" w:rsidRPr="00000000" w14:paraId="00000E87">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0.47</w:t>
            </w:r>
          </w:p>
        </w:tc>
        <w:tc>
          <w:tcPr>
            <w:vAlign w:val="bottom"/>
          </w:tcPr>
          <w:p w:rsidR="00000000" w:rsidDel="00000000" w:rsidP="00000000" w:rsidRDefault="00000000" w:rsidRPr="00000000" w14:paraId="00000E88">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0.45</w:t>
            </w:r>
          </w:p>
        </w:tc>
        <w:tc>
          <w:tcPr>
            <w:vAlign w:val="bottom"/>
          </w:tcPr>
          <w:p w:rsidR="00000000" w:rsidDel="00000000" w:rsidP="00000000" w:rsidRDefault="00000000" w:rsidRPr="00000000" w14:paraId="00000E8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-0.30</w:t>
            </w:r>
          </w:p>
        </w:tc>
        <w:tc>
          <w:tcPr>
            <w:vAlign w:val="bottom"/>
          </w:tcPr>
          <w:p w:rsidR="00000000" w:rsidDel="00000000" w:rsidP="00000000" w:rsidRDefault="00000000" w:rsidRPr="00000000" w14:paraId="00000E8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0.34</w:t>
            </w:r>
          </w:p>
        </w:tc>
        <w:tc>
          <w:tcPr>
            <w:vAlign w:val="bottom"/>
          </w:tcPr>
          <w:p w:rsidR="00000000" w:rsidDel="00000000" w:rsidP="00000000" w:rsidRDefault="00000000" w:rsidRPr="00000000" w14:paraId="00000E8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-0.16</w:t>
            </w:r>
          </w:p>
        </w:tc>
        <w:tc>
          <w:tcPr>
            <w:vAlign w:val="bottom"/>
          </w:tcPr>
          <w:p w:rsidR="00000000" w:rsidDel="00000000" w:rsidP="00000000" w:rsidRDefault="00000000" w:rsidRPr="00000000" w14:paraId="00000E8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0.35</w:t>
            </w:r>
          </w:p>
        </w:tc>
        <w:tc>
          <w:tcPr>
            <w:vAlign w:val="bottom"/>
          </w:tcPr>
          <w:p w:rsidR="00000000" w:rsidDel="00000000" w:rsidP="00000000" w:rsidRDefault="00000000" w:rsidRPr="00000000" w14:paraId="00000E8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-0.15</w:t>
            </w:r>
          </w:p>
        </w:tc>
        <w:tc>
          <w:tcPr>
            <w:vAlign w:val="bottom"/>
          </w:tcPr>
          <w:p w:rsidR="00000000" w:rsidDel="00000000" w:rsidP="00000000" w:rsidRDefault="00000000" w:rsidRPr="00000000" w14:paraId="00000E8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0.66</w:t>
            </w:r>
          </w:p>
        </w:tc>
        <w:tc>
          <w:tcPr>
            <w:vAlign w:val="bottom"/>
          </w:tcPr>
          <w:p w:rsidR="00000000" w:rsidDel="00000000" w:rsidP="00000000" w:rsidRDefault="00000000" w:rsidRPr="00000000" w14:paraId="00000E8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-0.06</w:t>
            </w:r>
          </w:p>
        </w:tc>
        <w:tc>
          <w:tcPr>
            <w:vAlign w:val="bottom"/>
          </w:tcPr>
          <w:p w:rsidR="00000000" w:rsidDel="00000000" w:rsidP="00000000" w:rsidRDefault="00000000" w:rsidRPr="00000000" w14:paraId="00000E90">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0.37</w:t>
            </w:r>
          </w:p>
        </w:tc>
        <w:tc>
          <w:tcPr>
            <w:vAlign w:val="bottom"/>
          </w:tcPr>
          <w:p w:rsidR="00000000" w:rsidDel="00000000" w:rsidP="00000000" w:rsidRDefault="00000000" w:rsidRPr="00000000" w14:paraId="00000E9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0.21</w:t>
            </w:r>
          </w:p>
        </w:tc>
        <w:tc>
          <w:tcPr>
            <w:vAlign w:val="bottom"/>
          </w:tcPr>
          <w:p w:rsidR="00000000" w:rsidDel="00000000" w:rsidP="00000000" w:rsidRDefault="00000000" w:rsidRPr="00000000" w14:paraId="00000E92">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0.48</w:t>
            </w:r>
          </w:p>
        </w:tc>
      </w:tr>
      <w:tr>
        <w:trPr>
          <w:cantSplit w:val="0"/>
          <w:trHeight w:val="288" w:hRule="atLeast"/>
          <w:tblHeader w:val="0"/>
        </w:trPr>
        <w:tc>
          <w:tcPr>
            <w:vAlign w:val="bottom"/>
          </w:tcPr>
          <w:p w:rsidR="00000000" w:rsidDel="00000000" w:rsidP="00000000" w:rsidRDefault="00000000" w:rsidRPr="00000000" w14:paraId="00000E93">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Latin Europe</w:t>
            </w:r>
          </w:p>
        </w:tc>
        <w:tc>
          <w:tcPr>
            <w:vAlign w:val="bottom"/>
          </w:tcPr>
          <w:p w:rsidR="00000000" w:rsidDel="00000000" w:rsidP="00000000" w:rsidRDefault="00000000" w:rsidRPr="00000000" w14:paraId="00000E94">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0.90</w:t>
            </w:r>
          </w:p>
        </w:tc>
        <w:tc>
          <w:tcPr>
            <w:vAlign w:val="bottom"/>
          </w:tcPr>
          <w:p w:rsidR="00000000" w:rsidDel="00000000" w:rsidP="00000000" w:rsidRDefault="00000000" w:rsidRPr="00000000" w14:paraId="00000E95">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0.57</w:t>
            </w:r>
          </w:p>
        </w:tc>
        <w:tc>
          <w:tcPr>
            <w:vAlign w:val="bottom"/>
          </w:tcPr>
          <w:p w:rsidR="00000000" w:rsidDel="00000000" w:rsidP="00000000" w:rsidRDefault="00000000" w:rsidRPr="00000000" w14:paraId="00000E96">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-0.39</w:t>
            </w:r>
          </w:p>
        </w:tc>
        <w:tc>
          <w:tcPr>
            <w:vAlign w:val="bottom"/>
          </w:tcPr>
          <w:p w:rsidR="00000000" w:rsidDel="00000000" w:rsidP="00000000" w:rsidRDefault="00000000" w:rsidRPr="00000000" w14:paraId="00000E97">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0.43</w:t>
            </w:r>
          </w:p>
        </w:tc>
        <w:tc>
          <w:tcPr>
            <w:vAlign w:val="bottom"/>
          </w:tcPr>
          <w:p w:rsidR="00000000" w:rsidDel="00000000" w:rsidP="00000000" w:rsidRDefault="00000000" w:rsidRPr="00000000" w14:paraId="00000E98">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-0.52</w:t>
            </w:r>
          </w:p>
        </w:tc>
        <w:tc>
          <w:tcPr>
            <w:vAlign w:val="bottom"/>
          </w:tcPr>
          <w:p w:rsidR="00000000" w:rsidDel="00000000" w:rsidP="00000000" w:rsidRDefault="00000000" w:rsidRPr="00000000" w14:paraId="00000E9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0.42</w:t>
            </w:r>
          </w:p>
        </w:tc>
        <w:tc>
          <w:tcPr>
            <w:vAlign w:val="bottom"/>
          </w:tcPr>
          <w:p w:rsidR="00000000" w:rsidDel="00000000" w:rsidP="00000000" w:rsidRDefault="00000000" w:rsidRPr="00000000" w14:paraId="00000E9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-0.15</w:t>
            </w:r>
          </w:p>
        </w:tc>
        <w:tc>
          <w:tcPr>
            <w:vAlign w:val="bottom"/>
          </w:tcPr>
          <w:p w:rsidR="00000000" w:rsidDel="00000000" w:rsidP="00000000" w:rsidRDefault="00000000" w:rsidRPr="00000000" w14:paraId="00000E9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0.87</w:t>
            </w:r>
          </w:p>
        </w:tc>
        <w:tc>
          <w:tcPr>
            <w:vAlign w:val="bottom"/>
          </w:tcPr>
          <w:p w:rsidR="00000000" w:rsidDel="00000000" w:rsidP="00000000" w:rsidRDefault="00000000" w:rsidRPr="00000000" w14:paraId="00000E9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0.22</w:t>
            </w:r>
          </w:p>
        </w:tc>
        <w:tc>
          <w:tcPr>
            <w:vAlign w:val="bottom"/>
          </w:tcPr>
          <w:p w:rsidR="00000000" w:rsidDel="00000000" w:rsidP="00000000" w:rsidRDefault="00000000" w:rsidRPr="00000000" w14:paraId="00000E9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0.56</w:t>
            </w:r>
          </w:p>
        </w:tc>
        <w:tc>
          <w:tcPr>
            <w:vAlign w:val="bottom"/>
          </w:tcPr>
          <w:p w:rsidR="00000000" w:rsidDel="00000000" w:rsidP="00000000" w:rsidRDefault="00000000" w:rsidRPr="00000000" w14:paraId="00000E9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-0.07</w:t>
            </w:r>
          </w:p>
        </w:tc>
        <w:tc>
          <w:tcPr>
            <w:vAlign w:val="bottom"/>
          </w:tcPr>
          <w:p w:rsidR="00000000" w:rsidDel="00000000" w:rsidP="00000000" w:rsidRDefault="00000000" w:rsidRPr="00000000" w14:paraId="00000E9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0.53</w:t>
            </w:r>
          </w:p>
        </w:tc>
      </w:tr>
      <w:tr>
        <w:trPr>
          <w:cantSplit w:val="0"/>
          <w:trHeight w:val="288" w:hRule="atLeast"/>
          <w:tblHeader w:val="0"/>
        </w:trPr>
        <w:tc>
          <w:tcPr>
            <w:vAlign w:val="bottom"/>
          </w:tcPr>
          <w:p w:rsidR="00000000" w:rsidDel="00000000" w:rsidP="00000000" w:rsidRDefault="00000000" w:rsidRPr="00000000" w14:paraId="00000EA0">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Middle East</w:t>
            </w:r>
          </w:p>
        </w:tc>
        <w:tc>
          <w:tcPr>
            <w:vAlign w:val="bottom"/>
          </w:tcPr>
          <w:p w:rsidR="00000000" w:rsidDel="00000000" w:rsidP="00000000" w:rsidRDefault="00000000" w:rsidRPr="00000000" w14:paraId="00000EA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0.55</w:t>
            </w:r>
          </w:p>
        </w:tc>
        <w:tc>
          <w:tcPr>
            <w:vAlign w:val="bottom"/>
          </w:tcPr>
          <w:p w:rsidR="00000000" w:rsidDel="00000000" w:rsidP="00000000" w:rsidRDefault="00000000" w:rsidRPr="00000000" w14:paraId="00000EA2">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0.55</w:t>
            </w:r>
          </w:p>
        </w:tc>
        <w:tc>
          <w:tcPr>
            <w:vAlign w:val="bottom"/>
          </w:tcPr>
          <w:p w:rsidR="00000000" w:rsidDel="00000000" w:rsidP="00000000" w:rsidRDefault="00000000" w:rsidRPr="00000000" w14:paraId="00000EA3">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-0.13</w:t>
            </w:r>
          </w:p>
        </w:tc>
        <w:tc>
          <w:tcPr>
            <w:vAlign w:val="bottom"/>
          </w:tcPr>
          <w:p w:rsidR="00000000" w:rsidDel="00000000" w:rsidP="00000000" w:rsidRDefault="00000000" w:rsidRPr="00000000" w14:paraId="00000EA4">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0.42</w:t>
            </w:r>
          </w:p>
        </w:tc>
        <w:tc>
          <w:tcPr>
            <w:vAlign w:val="bottom"/>
          </w:tcPr>
          <w:p w:rsidR="00000000" w:rsidDel="00000000" w:rsidP="00000000" w:rsidRDefault="00000000" w:rsidRPr="00000000" w14:paraId="00000EA5">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-0.42</w:t>
            </w:r>
          </w:p>
        </w:tc>
        <w:tc>
          <w:tcPr>
            <w:vAlign w:val="bottom"/>
          </w:tcPr>
          <w:p w:rsidR="00000000" w:rsidDel="00000000" w:rsidP="00000000" w:rsidRDefault="00000000" w:rsidRPr="00000000" w14:paraId="00000EA6">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0.42</w:t>
            </w:r>
          </w:p>
        </w:tc>
        <w:tc>
          <w:tcPr>
            <w:vAlign w:val="bottom"/>
          </w:tcPr>
          <w:p w:rsidR="00000000" w:rsidDel="00000000" w:rsidP="00000000" w:rsidRDefault="00000000" w:rsidRPr="00000000" w14:paraId="00000EA7">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-0.56</w:t>
            </w:r>
          </w:p>
        </w:tc>
        <w:tc>
          <w:tcPr>
            <w:vAlign w:val="bottom"/>
          </w:tcPr>
          <w:p w:rsidR="00000000" w:rsidDel="00000000" w:rsidP="00000000" w:rsidRDefault="00000000" w:rsidRPr="00000000" w14:paraId="00000EA8">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0.99</w:t>
            </w:r>
          </w:p>
        </w:tc>
        <w:tc>
          <w:tcPr>
            <w:vAlign w:val="bottom"/>
          </w:tcPr>
          <w:p w:rsidR="00000000" w:rsidDel="00000000" w:rsidP="00000000" w:rsidRDefault="00000000" w:rsidRPr="00000000" w14:paraId="00000EA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0.43</w:t>
            </w:r>
          </w:p>
        </w:tc>
        <w:tc>
          <w:tcPr>
            <w:vAlign w:val="bottom"/>
          </w:tcPr>
          <w:p w:rsidR="00000000" w:rsidDel="00000000" w:rsidP="00000000" w:rsidRDefault="00000000" w:rsidRPr="00000000" w14:paraId="00000EA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0.58</w:t>
            </w:r>
          </w:p>
        </w:tc>
        <w:tc>
          <w:tcPr>
            <w:vAlign w:val="bottom"/>
          </w:tcPr>
          <w:p w:rsidR="00000000" w:rsidDel="00000000" w:rsidP="00000000" w:rsidRDefault="00000000" w:rsidRPr="00000000" w14:paraId="00000EA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0.13</w:t>
            </w:r>
          </w:p>
        </w:tc>
        <w:tc>
          <w:tcPr>
            <w:vAlign w:val="bottom"/>
          </w:tcPr>
          <w:p w:rsidR="00000000" w:rsidDel="00000000" w:rsidP="00000000" w:rsidRDefault="00000000" w:rsidRPr="00000000" w14:paraId="00000EA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0.59</w:t>
            </w:r>
          </w:p>
        </w:tc>
      </w:tr>
    </w:tbl>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b w:val="1"/>
          <w:bCs w:val="1"/>
          <w:highlight w:val="yellow"/>
          <w:rtl w:val="0"/>
        </w:rPr>
        <w:t xml:space="preserve">Table S..</w:t>
      </w:r>
      <w:r w:rsidDel="00000000" w:rsidR="00000000" w:rsidRPr="00000000">
        <w:rPr>
          <w:rtl w:val="0"/>
        </w:rPr>
        <w:t xml:space="preserve"> DHF endorsement and norms scores (centered) across countries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highlight w:val="yellow"/>
          <w:rtl w:val="0"/>
        </w:rPr>
        <w:t xml:space="preserve">[Add table like the one above but with countries]</w:t>
      </w:r>
      <w:r w:rsidDel="00000000" w:rsidR="00000000" w:rsidRPr="00000000">
        <w:rPr>
          <w:rtl w:val="0"/>
        </w:rPr>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u w:val="single"/>
        </w:rPr>
      </w:pPr>
      <w:r w:rsidDel="00000000" w:rsidR="00000000" w:rsidRPr="00000000">
        <w:rPr>
          <w:u w:val="single"/>
          <w:rtl w:val="0"/>
        </w:rPr>
        <w:t xml:space="preserve">Main study: Country-level correlates of DHF</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b w:val="1"/>
          <w:bCs w:val="1"/>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5">
      <w:pPr>
        <w:rPr/>
      </w:pPr>
      <w:sdt>
        <w:sdtPr>
          <w:id w:val="1115444735"/>
          <w:tag w:val="goog_rdk_71"/>
        </w:sdtPr>
        <w:sdtContent>
          <w:commentRangeStart w:id="43"/>
        </w:sdtContent>
      </w:sdt>
      <w:r w:rsidDel="00000000" w:rsidR="00000000" w:rsidRPr="00000000">
        <w:rPr>
          <w:b w:val="1"/>
          <w:bCs w:val="1"/>
          <w:highlight w:val="yellow"/>
          <w:rtl w:val="0"/>
        </w:rPr>
        <w:t xml:space="preserve">Table S..</w:t>
      </w:r>
      <w:r w:rsidDel="00000000" w:rsidR="00000000" w:rsidRPr="00000000">
        <w:rPr>
          <w:rtl w:val="0"/>
        </w:rPr>
        <w:t xml:space="preserve"> Ecological antecedents of DHF endorsement and norms</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EB6">
      <w:pPr>
        <w:widowControl w:val="0"/>
        <w:rPr/>
      </w:pPr>
      <w:r w:rsidDel="00000000" w:rsidR="00000000" w:rsidRPr="00000000">
        <w:rPr>
          <w:rtl w:val="0"/>
        </w:rPr>
        <w:t xml:space="preserve"> </w:t>
      </w:r>
    </w:p>
    <w:tbl>
      <w:tblPr>
        <w:tblStyle w:val="Table40"/>
        <w:tblW w:w="11628.0" w:type="dxa"/>
        <w:jc w:val="left"/>
        <w:tblInd w:w="100.0" w:type="dxa"/>
        <w:tblLayout w:type="fixed"/>
        <w:tblLook w:val="0000"/>
      </w:tblPr>
      <w:tblGrid>
        <w:gridCol w:w="1835"/>
        <w:gridCol w:w="1225"/>
        <w:gridCol w:w="1224"/>
        <w:gridCol w:w="1224"/>
        <w:gridCol w:w="1224"/>
        <w:gridCol w:w="1224"/>
        <w:gridCol w:w="1224"/>
        <w:gridCol w:w="1224"/>
        <w:gridCol w:w="1224"/>
        <w:tblGridChange w:id="0">
          <w:tblGrid>
            <w:gridCol w:w="1835"/>
            <w:gridCol w:w="1225"/>
            <w:gridCol w:w="1224"/>
            <w:gridCol w:w="1224"/>
            <w:gridCol w:w="1224"/>
            <w:gridCol w:w="1224"/>
            <w:gridCol w:w="1224"/>
            <w:gridCol w:w="1224"/>
            <w:gridCol w:w="1224"/>
          </w:tblGrid>
        </w:tblGridChange>
      </w:tblGrid>
      <w:tr>
        <w:trPr>
          <w:cantSplit w:val="0"/>
          <w:tblHeader w:val="0"/>
        </w:trPr>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7">
            <w:pPr>
              <w:widowControl w:val="0"/>
              <w:rPr/>
            </w:pPr>
            <w:r w:rsidDel="00000000" w:rsidR="00000000" w:rsidRPr="00000000">
              <w:rPr>
                <w:rtl w:val="0"/>
              </w:rPr>
              <w:t xml:space="preserve">Variable</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8">
            <w:pPr>
              <w:widowControl w:val="0"/>
              <w:jc w:val="center"/>
              <w:rPr/>
            </w:pPr>
            <w:r w:rsidDel="00000000" w:rsidR="00000000" w:rsidRPr="00000000">
              <w:rPr>
                <w:i w:val="1"/>
                <w:iCs w:val="1"/>
                <w:rtl w:val="0"/>
              </w:rPr>
              <w:t xml:space="preserve">M</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9">
            <w:pPr>
              <w:widowControl w:val="0"/>
              <w:jc w:val="center"/>
              <w:rPr/>
            </w:pPr>
            <w:r w:rsidDel="00000000" w:rsidR="00000000" w:rsidRPr="00000000">
              <w:rPr>
                <w:i w:val="1"/>
                <w:iCs w:val="1"/>
                <w:rtl w:val="0"/>
              </w:rPr>
              <w:t xml:space="preserve">SD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A">
            <w:pPr>
              <w:widowControl w:val="0"/>
              <w:jc w:val="center"/>
              <w:rPr/>
            </w:pPr>
            <w:r w:rsidDel="00000000" w:rsidR="00000000" w:rsidRPr="00000000">
              <w:rPr>
                <w:rtl w:val="0"/>
              </w:rPr>
              <w:t xml:space="preserve">1</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B">
            <w:pPr>
              <w:widowControl w:val="0"/>
              <w:jc w:val="center"/>
              <w:rPr/>
            </w:pPr>
            <w:r w:rsidDel="00000000" w:rsidR="00000000" w:rsidRPr="00000000">
              <w:rPr>
                <w:rtl w:val="0"/>
              </w:rPr>
              <w:t xml:space="preserve">2</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C">
            <w:pPr>
              <w:widowControl w:val="0"/>
              <w:jc w:val="center"/>
              <w:rPr/>
            </w:pPr>
            <w:r w:rsidDel="00000000" w:rsidR="00000000" w:rsidRPr="00000000">
              <w:rPr>
                <w:rtl w:val="0"/>
              </w:rPr>
              <w:t xml:space="preserve">3</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D">
            <w:pPr>
              <w:widowControl w:val="0"/>
              <w:jc w:val="center"/>
              <w:rPr/>
            </w:pPr>
            <w:r w:rsidDel="00000000" w:rsidR="00000000" w:rsidRPr="00000000">
              <w:rPr>
                <w:rtl w:val="0"/>
              </w:rPr>
              <w:t xml:space="preserve">4</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E">
            <w:pPr>
              <w:widowControl w:val="0"/>
              <w:jc w:val="center"/>
              <w:rPr/>
            </w:pPr>
            <w:r w:rsidDel="00000000" w:rsidR="00000000" w:rsidRPr="00000000">
              <w:rPr>
                <w:rtl w:val="0"/>
              </w:rPr>
              <w:t xml:space="preserve">5</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BF">
            <w:pPr>
              <w:widowControl w:val="0"/>
              <w:jc w:val="center"/>
              <w:rPr/>
            </w:pPr>
            <w:r w:rsidDel="00000000" w:rsidR="00000000" w:rsidRPr="00000000">
              <w:rPr>
                <w:rtl w:val="0"/>
              </w:rPr>
              <w:t xml:space="preserve">6</w:t>
            </w:r>
          </w:p>
        </w:tc>
      </w:tr>
      <w:tr>
        <w:trPr>
          <w:cantSplit w:val="0"/>
          <w:tblHeader w:val="0"/>
        </w:trPr>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0">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1">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2">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3">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4">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5">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6">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7">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8">
            <w:pPr>
              <w:widowControl w:val="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9">
            <w:pPr>
              <w:widowControl w:val="0"/>
              <w:rPr/>
            </w:pPr>
            <w:r w:rsidDel="00000000" w:rsidR="00000000" w:rsidRPr="00000000">
              <w:rPr>
                <w:rtl w:val="0"/>
              </w:rPr>
              <w:t xml:space="preserve">1. D_normc_mean_country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A">
            <w:pPr>
              <w:widowControl w:val="0"/>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B">
            <w:pPr>
              <w:widowControl w:val="0"/>
              <w:rPr/>
            </w:pPr>
            <w:r w:rsidDel="00000000" w:rsidR="00000000" w:rsidRPr="00000000">
              <w:rPr>
                <w:rtl w:val="0"/>
              </w:rPr>
              <w:t xml:space="preserve">0.27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C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1">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A">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B">
            <w:pPr>
              <w:widowControl w:val="0"/>
              <w:rPr/>
            </w:pPr>
            <w:r w:rsidDel="00000000" w:rsidR="00000000" w:rsidRPr="00000000">
              <w:rPr>
                <w:rtl w:val="0"/>
              </w:rPr>
              <w:t xml:space="preserve">2. H_normc_mean_country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C">
            <w:pPr>
              <w:widowControl w:val="0"/>
              <w:rPr/>
            </w:pPr>
            <w:r w:rsidDel="00000000" w:rsidR="00000000" w:rsidRPr="00000000">
              <w:rPr>
                <w:rtl w:val="0"/>
              </w:rPr>
              <w:t xml:space="preserve">0.17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D">
            <w:pPr>
              <w:widowControl w:val="0"/>
              <w:rPr/>
            </w:pPr>
            <w:r w:rsidDel="00000000" w:rsidR="00000000" w:rsidRPr="00000000">
              <w:rPr>
                <w:rtl w:val="0"/>
              </w:rPr>
              <w:t xml:space="preserve">0.21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E">
            <w:pPr>
              <w:widowControl w:val="0"/>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D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3">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7">
            <w:pPr>
              <w:widowControl w:val="0"/>
              <w:rPr/>
            </w:pPr>
            <w:r w:rsidDel="00000000" w:rsidR="00000000" w:rsidRPr="00000000">
              <w:rPr>
                <w:sz w:val="20"/>
                <w:szCs w:val="20"/>
                <w:rtl w:val="0"/>
              </w:rPr>
              <w:t xml:space="preserve">[-.89,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C">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E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5">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6">
            <w:pPr>
              <w:widowControl w:val="0"/>
              <w:rPr/>
            </w:pPr>
            <w:r w:rsidDel="00000000" w:rsidR="00000000" w:rsidRPr="00000000">
              <w:rPr>
                <w:rtl w:val="0"/>
              </w:rPr>
              <w:t xml:space="preserve">3. F_normc_mean_country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7">
            <w:pPr>
              <w:widowControl w:val="0"/>
              <w:rPr/>
            </w:pPr>
            <w:r w:rsidDel="00000000" w:rsidR="00000000" w:rsidRPr="00000000">
              <w:rPr>
                <w:rtl w:val="0"/>
              </w:rPr>
              <w:t xml:space="preserve">0.03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8">
            <w:pPr>
              <w:widowControl w:val="0"/>
              <w:rPr/>
            </w:pPr>
            <w:r w:rsidDel="00000000" w:rsidR="00000000" w:rsidRPr="00000000">
              <w:rPr>
                <w:rtl w:val="0"/>
              </w:rPr>
              <w:t xml:space="preserve">0.15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9">
            <w:pPr>
              <w:widowControl w:val="0"/>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A">
            <w:pPr>
              <w:widowControl w:val="0"/>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E">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EF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2">
            <w:pPr>
              <w:widowControl w:val="0"/>
              <w:rPr/>
            </w:pPr>
            <w:r w:rsidDel="00000000" w:rsidR="00000000" w:rsidRPr="00000000">
              <w:rPr>
                <w:sz w:val="20"/>
                <w:szCs w:val="20"/>
                <w:rtl w:val="0"/>
              </w:rPr>
              <w:t xml:space="preserve">[-.76,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3">
            <w:pPr>
              <w:widowControl w:val="0"/>
              <w:rPr/>
            </w:pPr>
            <w:r w:rsidDel="00000000" w:rsidR="00000000" w:rsidRPr="00000000">
              <w:rPr>
                <w:sz w:val="20"/>
                <w:szCs w:val="20"/>
                <w:rtl w:val="0"/>
              </w:rPr>
              <w:t xml:space="preserve">[-.17,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7">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0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0">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1">
            <w:pPr>
              <w:widowControl w:val="0"/>
              <w:rPr/>
            </w:pPr>
            <w:r w:rsidDel="00000000" w:rsidR="00000000" w:rsidRPr="00000000">
              <w:rPr>
                <w:rtl w:val="0"/>
              </w:rPr>
              <w:t xml:space="preserve">4. D_endc_mean_country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2">
            <w:pPr>
              <w:widowControl w:val="0"/>
              <w:rPr/>
            </w:pPr>
            <w:r w:rsidDel="00000000" w:rsidR="00000000" w:rsidRPr="00000000">
              <w:rPr>
                <w:rtl w:val="0"/>
              </w:rPr>
              <w:t xml:space="preserve">0.66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3">
            <w:pPr>
              <w:widowControl w:val="0"/>
              <w:rPr/>
            </w:pPr>
            <w:r w:rsidDel="00000000" w:rsidR="00000000" w:rsidRPr="00000000">
              <w:rPr>
                <w:rtl w:val="0"/>
              </w:rPr>
              <w:t xml:space="preserve">0.27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4">
            <w:pPr>
              <w:widowControl w:val="0"/>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5">
            <w:pPr>
              <w:widowControl w:val="0"/>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6">
            <w:pPr>
              <w:widowControl w:val="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9">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D">
            <w:pPr>
              <w:widowControl w:val="0"/>
              <w:rPr/>
            </w:pPr>
            <w:r w:rsidDel="00000000" w:rsidR="00000000" w:rsidRPr="00000000">
              <w:rPr>
                <w:sz w:val="20"/>
                <w:szCs w:val="20"/>
                <w:rtl w:val="0"/>
              </w:rPr>
              <w:t xml:space="preserve">[-.19,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E">
            <w:pPr>
              <w:widowControl w:val="0"/>
              <w:rPr/>
            </w:pPr>
            <w:r w:rsidDel="00000000" w:rsidR="00000000" w:rsidRPr="00000000">
              <w:rPr>
                <w:sz w:val="20"/>
                <w:szCs w:val="20"/>
                <w:rtl w:val="0"/>
              </w:rPr>
              <w:t xml:space="preserve">[-.04,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1F">
            <w:pPr>
              <w:widowControl w:val="0"/>
              <w:rPr/>
            </w:pPr>
            <w:r w:rsidDel="00000000" w:rsidR="00000000" w:rsidRPr="00000000">
              <w:rPr>
                <w:sz w:val="20"/>
                <w:szCs w:val="20"/>
                <w:rtl w:val="0"/>
              </w:rPr>
              <w:t xml:space="preserve">[-.59,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2">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B">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C">
            <w:pPr>
              <w:widowControl w:val="0"/>
              <w:rPr/>
            </w:pPr>
            <w:r w:rsidDel="00000000" w:rsidR="00000000" w:rsidRPr="00000000">
              <w:rPr>
                <w:rtl w:val="0"/>
              </w:rPr>
              <w:t xml:space="preserve">5. H_endc_mean_country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D">
            <w:pPr>
              <w:widowControl w:val="0"/>
              <w:rPr/>
            </w:pPr>
            <w:r w:rsidDel="00000000" w:rsidR="00000000" w:rsidRPr="00000000">
              <w:rPr>
                <w:rtl w:val="0"/>
              </w:rPr>
              <w:t xml:space="preserve">-0.28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E">
            <w:pPr>
              <w:widowControl w:val="0"/>
              <w:rPr/>
            </w:pPr>
            <w:r w:rsidDel="00000000" w:rsidR="00000000" w:rsidRPr="00000000">
              <w:rPr>
                <w:rtl w:val="0"/>
              </w:rPr>
              <w:t xml:space="preserve">0.14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2F">
            <w:pPr>
              <w:widowControl w:val="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0">
            <w:pPr>
              <w:widowControl w:val="0"/>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1">
            <w:pPr>
              <w:widowControl w:val="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2">
            <w:pPr>
              <w:widowControl w:val="0"/>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4">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8">
            <w:pPr>
              <w:widowControl w:val="0"/>
              <w:rPr/>
            </w:pPr>
            <w:r w:rsidDel="00000000" w:rsidR="00000000" w:rsidRPr="00000000">
              <w:rPr>
                <w:sz w:val="20"/>
                <w:szCs w:val="20"/>
                <w:rtl w:val="0"/>
              </w:rPr>
              <w:t xml:space="preserve">[-.59,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9">
            <w:pPr>
              <w:widowControl w:val="0"/>
              <w:rPr/>
            </w:pPr>
            <w:r w:rsidDel="00000000" w:rsidR="00000000" w:rsidRPr="00000000">
              <w:rPr>
                <w:sz w:val="20"/>
                <w:szCs w:val="20"/>
                <w:rtl w:val="0"/>
              </w:rPr>
              <w:t xml:space="preserve">[.21,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A">
            <w:pPr>
              <w:widowControl w:val="0"/>
              <w:rPr/>
            </w:pPr>
            <w:r w:rsidDel="00000000" w:rsidR="00000000" w:rsidRPr="00000000">
              <w:rPr>
                <w:sz w:val="20"/>
                <w:szCs w:val="20"/>
                <w:rtl w:val="0"/>
              </w:rPr>
              <w:t xml:space="preserve">[-.14,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B">
            <w:pPr>
              <w:widowControl w:val="0"/>
              <w:rPr/>
            </w:pPr>
            <w:r w:rsidDel="00000000" w:rsidR="00000000" w:rsidRPr="00000000">
              <w:rPr>
                <w:sz w:val="20"/>
                <w:szCs w:val="20"/>
                <w:rtl w:val="0"/>
              </w:rPr>
              <w:t xml:space="preserve">[-.73,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D">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3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6">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7">
            <w:pPr>
              <w:widowControl w:val="0"/>
              <w:rPr/>
            </w:pPr>
            <w:r w:rsidDel="00000000" w:rsidR="00000000" w:rsidRPr="00000000">
              <w:rPr>
                <w:rtl w:val="0"/>
              </w:rPr>
              <w:t xml:space="preserve">6. F_endc_mean_country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8">
            <w:pPr>
              <w:widowControl w:val="0"/>
              <w:rPr/>
            </w:pPr>
            <w:r w:rsidDel="00000000" w:rsidR="00000000" w:rsidRPr="00000000">
              <w:rPr>
                <w:rtl w:val="0"/>
              </w:rPr>
              <w:t xml:space="preserve">-0.38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9">
            <w:pPr>
              <w:widowControl w:val="0"/>
              <w:rPr/>
            </w:pPr>
            <w:r w:rsidDel="00000000" w:rsidR="00000000" w:rsidRPr="00000000">
              <w:rPr>
                <w:rtl w:val="0"/>
              </w:rPr>
              <w:t xml:space="preserve">0.22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A">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B">
            <w:pPr>
              <w:widowControl w:val="0"/>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C">
            <w:pPr>
              <w:widowControl w:val="0"/>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D">
            <w:pPr>
              <w:widowControl w:val="0"/>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E">
            <w:pPr>
              <w:widowControl w:val="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4F">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3">
            <w:pPr>
              <w:widowControl w:val="0"/>
              <w:rPr/>
            </w:pPr>
            <w:r w:rsidDel="00000000" w:rsidR="00000000" w:rsidRPr="00000000">
              <w:rPr>
                <w:sz w:val="20"/>
                <w:szCs w:val="20"/>
                <w:rtl w:val="0"/>
              </w:rPr>
              <w:t xml:space="preserve">[-.08,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4">
            <w:pPr>
              <w:widowControl w:val="0"/>
              <w:rPr/>
            </w:pPr>
            <w:r w:rsidDel="00000000" w:rsidR="00000000" w:rsidRPr="00000000">
              <w:rPr>
                <w:sz w:val="20"/>
                <w:szCs w:val="20"/>
                <w:rtl w:val="0"/>
              </w:rPr>
              <w:t xml:space="preserve">[-.69,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5">
            <w:pPr>
              <w:widowControl w:val="0"/>
              <w:rPr/>
            </w:pPr>
            <w:r w:rsidDel="00000000" w:rsidR="00000000" w:rsidRPr="00000000">
              <w:rPr>
                <w:sz w:val="20"/>
                <w:szCs w:val="20"/>
                <w:rtl w:val="0"/>
              </w:rPr>
              <w:t xml:space="preserve">[.20,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6">
            <w:pPr>
              <w:widowControl w:val="0"/>
              <w:rPr/>
            </w:pPr>
            <w:r w:rsidDel="00000000" w:rsidR="00000000" w:rsidRPr="00000000">
              <w:rPr>
                <w:sz w:val="20"/>
                <w:szCs w:val="20"/>
                <w:rtl w:val="0"/>
              </w:rPr>
              <w:t xml:space="preserve">[-.92,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7">
            <w:pPr>
              <w:widowControl w:val="0"/>
              <w:rPr/>
            </w:pPr>
            <w:r w:rsidDel="00000000" w:rsidR="00000000" w:rsidRPr="00000000">
              <w:rPr>
                <w:sz w:val="20"/>
                <w:szCs w:val="20"/>
                <w:rtl w:val="0"/>
              </w:rPr>
              <w:t xml:space="preserve">[-.15,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8">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5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1">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2">
            <w:pPr>
              <w:widowControl w:val="0"/>
              <w:rPr/>
            </w:pPr>
            <w:r w:rsidDel="00000000" w:rsidR="00000000" w:rsidRPr="00000000">
              <w:rPr>
                <w:rtl w:val="0"/>
              </w:rPr>
              <w:t xml:space="preserve">7. wb_pop_density_1961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3">
            <w:pPr>
              <w:widowControl w:val="0"/>
              <w:rPr/>
            </w:pPr>
            <w:r w:rsidDel="00000000" w:rsidR="00000000" w:rsidRPr="00000000">
              <w:rPr>
                <w:rtl w:val="0"/>
              </w:rPr>
              <w:t xml:space="preserve">184.84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4">
            <w:pPr>
              <w:widowControl w:val="0"/>
              <w:rPr/>
            </w:pPr>
            <w:r w:rsidDel="00000000" w:rsidR="00000000" w:rsidRPr="00000000">
              <w:rPr>
                <w:rtl w:val="0"/>
              </w:rPr>
              <w:t xml:space="preserve">558.48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5">
            <w:pPr>
              <w:widowControl w:val="0"/>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6">
            <w:pPr>
              <w:widowControl w:val="0"/>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7">
            <w:pPr>
              <w:widowControl w:val="0"/>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8">
            <w:pPr>
              <w:widowControl w:val="0"/>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9">
            <w:pPr>
              <w:widowControl w:val="0"/>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A">
            <w:pPr>
              <w:widowControl w:val="0"/>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E">
            <w:pPr>
              <w:widowControl w:val="0"/>
              <w:rPr/>
            </w:pPr>
            <w:r w:rsidDel="00000000" w:rsidR="00000000" w:rsidRPr="00000000">
              <w:rPr>
                <w:sz w:val="20"/>
                <w:szCs w:val="20"/>
                <w:rtl w:val="0"/>
              </w:rPr>
              <w:t xml:space="preserve">[-.35,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6F">
            <w:pPr>
              <w:widowControl w:val="0"/>
              <w:rPr/>
            </w:pPr>
            <w:r w:rsidDel="00000000" w:rsidR="00000000" w:rsidRPr="00000000">
              <w:rPr>
                <w:sz w:val="20"/>
                <w:szCs w:val="20"/>
                <w:rtl w:val="0"/>
              </w:rPr>
              <w:t xml:space="preserve">[-.41,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0">
            <w:pPr>
              <w:widowControl w:val="0"/>
              <w:rPr/>
            </w:pPr>
            <w:r w:rsidDel="00000000" w:rsidR="00000000" w:rsidRPr="00000000">
              <w:rPr>
                <w:sz w:val="20"/>
                <w:szCs w:val="20"/>
                <w:rtl w:val="0"/>
              </w:rPr>
              <w:t xml:space="preserve">[.03,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1">
            <w:pPr>
              <w:widowControl w:val="0"/>
              <w:rPr/>
            </w:pPr>
            <w:r w:rsidDel="00000000" w:rsidR="00000000" w:rsidRPr="00000000">
              <w:rPr>
                <w:sz w:val="20"/>
                <w:szCs w:val="20"/>
                <w:rtl w:val="0"/>
              </w:rPr>
              <w:t xml:space="preserve">[-.35,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2">
            <w:pPr>
              <w:widowControl w:val="0"/>
              <w:rPr/>
            </w:pPr>
            <w:r w:rsidDel="00000000" w:rsidR="00000000" w:rsidRPr="00000000">
              <w:rPr>
                <w:sz w:val="20"/>
                <w:szCs w:val="20"/>
                <w:rtl w:val="0"/>
              </w:rPr>
              <w:t xml:space="preserve">[-.36,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3">
            <w:pPr>
              <w:widowControl w:val="0"/>
              <w:rPr/>
            </w:pPr>
            <w:r w:rsidDel="00000000" w:rsidR="00000000" w:rsidRPr="00000000">
              <w:rPr>
                <w:sz w:val="20"/>
                <w:szCs w:val="20"/>
                <w:rtl w:val="0"/>
              </w:rPr>
              <w:t xml:space="preserve">[-.13, .42]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C">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D">
            <w:pPr>
              <w:widowControl w:val="0"/>
              <w:rPr/>
            </w:pPr>
            <w:r w:rsidDel="00000000" w:rsidR="00000000" w:rsidRPr="00000000">
              <w:rPr>
                <w:rtl w:val="0"/>
              </w:rPr>
              <w:t xml:space="preserve">8. ms_pathogen_9items</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E">
            <w:pPr>
              <w:widowControl w:val="0"/>
              <w:rPr/>
            </w:pPr>
            <w:r w:rsidDel="00000000" w:rsidR="00000000" w:rsidRPr="00000000">
              <w:rPr>
                <w:rtl w:val="0"/>
              </w:rPr>
              <w:t xml:space="preserve">0.01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7F">
            <w:pPr>
              <w:widowControl w:val="0"/>
              <w:rPr/>
            </w:pPr>
            <w:r w:rsidDel="00000000" w:rsidR="00000000" w:rsidRPr="00000000">
              <w:rPr>
                <w:rtl w:val="0"/>
              </w:rPr>
              <w:t xml:space="preserve">0.63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0">
            <w:pPr>
              <w:widowControl w:val="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1">
            <w:pPr>
              <w:widowControl w:val="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2">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3">
            <w:pPr>
              <w:widowControl w:val="0"/>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4">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5">
            <w:pPr>
              <w:widowControl w:val="0"/>
              <w:rPr/>
            </w:pPr>
            <w:r w:rsidDel="00000000" w:rsidR="00000000" w:rsidRPr="00000000">
              <w:rPr>
                <w:rtl w:val="0"/>
              </w:rPr>
              <w:t xml:space="preserve">.56**</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9">
            <w:pPr>
              <w:widowControl w:val="0"/>
              <w:rPr/>
            </w:pPr>
            <w:r w:rsidDel="00000000" w:rsidR="00000000" w:rsidRPr="00000000">
              <w:rPr>
                <w:sz w:val="20"/>
                <w:szCs w:val="20"/>
                <w:rtl w:val="0"/>
              </w:rPr>
              <w:t xml:space="preserve">[-.16,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A">
            <w:pPr>
              <w:widowControl w:val="0"/>
              <w:rPr/>
            </w:pPr>
            <w:r w:rsidDel="00000000" w:rsidR="00000000" w:rsidRPr="00000000">
              <w:rPr>
                <w:sz w:val="20"/>
                <w:szCs w:val="20"/>
                <w:rtl w:val="0"/>
              </w:rPr>
              <w:t xml:space="preserve">[-.47,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B">
            <w:pPr>
              <w:widowControl w:val="0"/>
              <w:rPr/>
            </w:pPr>
            <w:r w:rsidDel="00000000" w:rsidR="00000000" w:rsidRPr="00000000">
              <w:rPr>
                <w:sz w:val="20"/>
                <w:szCs w:val="20"/>
                <w:rtl w:val="0"/>
              </w:rPr>
              <w:t xml:space="preserve">[-.09,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C">
            <w:pPr>
              <w:widowControl w:val="0"/>
              <w:rPr/>
            </w:pPr>
            <w:r w:rsidDel="00000000" w:rsidR="00000000" w:rsidRPr="00000000">
              <w:rPr>
                <w:sz w:val="20"/>
                <w:szCs w:val="20"/>
                <w:rtl w:val="0"/>
              </w:rPr>
              <w:t xml:space="preserve">[-.70,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D">
            <w:pPr>
              <w:widowControl w:val="0"/>
              <w:rPr/>
            </w:pPr>
            <w:r w:rsidDel="00000000" w:rsidR="00000000" w:rsidRPr="00000000">
              <w:rPr>
                <w:sz w:val="20"/>
                <w:szCs w:val="20"/>
                <w:rtl w:val="0"/>
              </w:rPr>
              <w:t xml:space="preserve">[-.09, .41]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E">
            <w:pPr>
              <w:widowControl w:val="0"/>
              <w:rPr/>
            </w:pPr>
            <w:r w:rsidDel="00000000" w:rsidR="00000000" w:rsidRPr="00000000">
              <w:rPr>
                <w:sz w:val="20"/>
                <w:szCs w:val="20"/>
                <w:rtl w:val="0"/>
              </w:rPr>
              <w:t xml:space="preserve">[.35, .71]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8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7">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8">
            <w:pPr>
              <w:widowControl w:val="0"/>
              <w:rPr/>
            </w:pPr>
            <w:r w:rsidDel="00000000" w:rsidR="00000000" w:rsidRPr="00000000">
              <w:rPr>
                <w:rtl w:val="0"/>
              </w:rPr>
              <w:t xml:space="preserve">9. icb_crisis_participations</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9">
            <w:pPr>
              <w:widowControl w:val="0"/>
              <w:rPr/>
            </w:pPr>
            <w:r w:rsidDel="00000000" w:rsidR="00000000" w:rsidRPr="00000000">
              <w:rPr>
                <w:rtl w:val="0"/>
              </w:rPr>
              <w:t xml:space="preserve">15.62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A">
            <w:pPr>
              <w:widowControl w:val="0"/>
              <w:rPr/>
            </w:pPr>
            <w:r w:rsidDel="00000000" w:rsidR="00000000" w:rsidRPr="00000000">
              <w:rPr>
                <w:rtl w:val="0"/>
              </w:rPr>
              <w:t xml:space="preserve">16.64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B">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C">
            <w:pPr>
              <w:widowControl w:val="0"/>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D">
            <w:pPr>
              <w:widowControl w:val="0"/>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E">
            <w:pPr>
              <w:widowControl w:val="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9F">
            <w:pPr>
              <w:widowControl w:val="0"/>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0">
            <w:pPr>
              <w:widowControl w:val="0"/>
              <w:rPr/>
            </w:pPr>
            <w:r w:rsidDel="00000000" w:rsidR="00000000" w:rsidRPr="00000000">
              <w:rPr>
                <w:rtl w:val="0"/>
              </w:rPr>
              <w:t xml:space="preserve">-.03</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4">
            <w:pPr>
              <w:widowControl w:val="0"/>
              <w:rPr/>
            </w:pPr>
            <w:r w:rsidDel="00000000" w:rsidR="00000000" w:rsidRPr="00000000">
              <w:rPr>
                <w:sz w:val="20"/>
                <w:szCs w:val="20"/>
                <w:rtl w:val="0"/>
              </w:rPr>
              <w:t xml:space="preserve">[-.48,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5">
            <w:pPr>
              <w:widowControl w:val="0"/>
              <w:rPr/>
            </w:pPr>
            <w:r w:rsidDel="00000000" w:rsidR="00000000" w:rsidRPr="00000000">
              <w:rPr>
                <w:sz w:val="20"/>
                <w:szCs w:val="20"/>
                <w:rtl w:val="0"/>
              </w:rPr>
              <w:t xml:space="preserve">[-.16,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6">
            <w:pPr>
              <w:widowControl w:val="0"/>
              <w:rPr/>
            </w:pPr>
            <w:r w:rsidDel="00000000" w:rsidR="00000000" w:rsidRPr="00000000">
              <w:rPr>
                <w:sz w:val="20"/>
                <w:szCs w:val="20"/>
                <w:rtl w:val="0"/>
              </w:rPr>
              <w:t xml:space="preserve">[-.29,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7">
            <w:pPr>
              <w:widowControl w:val="0"/>
              <w:rPr/>
            </w:pPr>
            <w:r w:rsidDel="00000000" w:rsidR="00000000" w:rsidRPr="00000000">
              <w:rPr>
                <w:sz w:val="20"/>
                <w:szCs w:val="20"/>
                <w:rtl w:val="0"/>
              </w:rPr>
              <w:t xml:space="preserve">[-.37,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8">
            <w:pPr>
              <w:widowControl w:val="0"/>
              <w:rPr/>
            </w:pPr>
            <w:r w:rsidDel="00000000" w:rsidR="00000000" w:rsidRPr="00000000">
              <w:rPr>
                <w:sz w:val="20"/>
                <w:szCs w:val="20"/>
                <w:rtl w:val="0"/>
              </w:rPr>
              <w:t xml:space="preserve">[-.21,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9">
            <w:pPr>
              <w:widowControl w:val="0"/>
              <w:rPr/>
            </w:pPr>
            <w:r w:rsidDel="00000000" w:rsidR="00000000" w:rsidRPr="00000000">
              <w:rPr>
                <w:sz w:val="20"/>
                <w:szCs w:val="20"/>
                <w:rtl w:val="0"/>
              </w:rPr>
              <w:t xml:space="preserve">[-.36, .31]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A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2">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3">
            <w:pPr>
              <w:widowControl w:val="0"/>
              <w:rPr/>
            </w:pPr>
            <w:r w:rsidDel="00000000" w:rsidR="00000000" w:rsidRPr="00000000">
              <w:rPr>
                <w:rtl w:val="0"/>
              </w:rPr>
              <w:t xml:space="preserve">10. icb_avg_violence_level</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4">
            <w:pPr>
              <w:widowControl w:val="0"/>
              <w:rPr/>
            </w:pPr>
            <w:r w:rsidDel="00000000" w:rsidR="00000000" w:rsidRPr="00000000">
              <w:rPr>
                <w:rtl w:val="0"/>
              </w:rPr>
              <w:t xml:space="preserve">2.12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5">
            <w:pPr>
              <w:widowControl w:val="0"/>
              <w:rPr/>
            </w:pPr>
            <w:r w:rsidDel="00000000" w:rsidR="00000000" w:rsidRPr="00000000">
              <w:rPr>
                <w:rtl w:val="0"/>
              </w:rPr>
              <w:t xml:space="preserve">0.52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6">
            <w:pPr>
              <w:widowControl w:val="0"/>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7">
            <w:pPr>
              <w:widowControl w:val="0"/>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8">
            <w:pPr>
              <w:widowControl w:val="0"/>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9">
            <w:pPr>
              <w:widowControl w:val="0"/>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A">
            <w:pPr>
              <w:widowControl w:val="0"/>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B">
            <w:pPr>
              <w:widowControl w:val="0"/>
              <w:rPr/>
            </w:pPr>
            <w:r w:rsidDel="00000000" w:rsidR="00000000" w:rsidRPr="00000000">
              <w:rPr>
                <w:rtl w:val="0"/>
              </w:rPr>
              <w:t xml:space="preserve">.25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BF">
            <w:pPr>
              <w:widowControl w:val="0"/>
              <w:rPr/>
            </w:pPr>
            <w:r w:rsidDel="00000000" w:rsidR="00000000" w:rsidRPr="00000000">
              <w:rPr>
                <w:sz w:val="20"/>
                <w:szCs w:val="20"/>
                <w:rtl w:val="0"/>
              </w:rPr>
              <w:t xml:space="preserve">[-.34,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0">
            <w:pPr>
              <w:widowControl w:val="0"/>
              <w:rPr/>
            </w:pPr>
            <w:r w:rsidDel="00000000" w:rsidR="00000000" w:rsidRPr="00000000">
              <w:rPr>
                <w:sz w:val="20"/>
                <w:szCs w:val="20"/>
                <w:rtl w:val="0"/>
              </w:rPr>
              <w:t xml:space="preserve">[-.35,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1">
            <w:pPr>
              <w:widowControl w:val="0"/>
              <w:rPr/>
            </w:pPr>
            <w:r w:rsidDel="00000000" w:rsidR="00000000" w:rsidRPr="00000000">
              <w:rPr>
                <w:sz w:val="20"/>
                <w:szCs w:val="20"/>
                <w:rtl w:val="0"/>
              </w:rPr>
              <w:t xml:space="preserve">[-.32,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2">
            <w:pPr>
              <w:widowControl w:val="0"/>
              <w:rPr/>
            </w:pPr>
            <w:r w:rsidDel="00000000" w:rsidR="00000000" w:rsidRPr="00000000">
              <w:rPr>
                <w:sz w:val="20"/>
                <w:szCs w:val="20"/>
                <w:rtl w:val="0"/>
              </w:rPr>
              <w:t xml:space="preserve">[-.49,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3">
            <w:pPr>
              <w:widowControl w:val="0"/>
              <w:rPr/>
            </w:pPr>
            <w:r w:rsidDel="00000000" w:rsidR="00000000" w:rsidRPr="00000000">
              <w:rPr>
                <w:sz w:val="20"/>
                <w:szCs w:val="20"/>
                <w:rtl w:val="0"/>
              </w:rPr>
              <w:t xml:space="preserve">[-.36,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4">
            <w:pPr>
              <w:widowControl w:val="0"/>
              <w:rPr/>
            </w:pPr>
            <w:r w:rsidDel="00000000" w:rsidR="00000000" w:rsidRPr="00000000">
              <w:rPr>
                <w:sz w:val="20"/>
                <w:szCs w:val="20"/>
                <w:rtl w:val="0"/>
              </w:rPr>
              <w:t xml:space="preserve">[-.10, .54]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D">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E">
            <w:pPr>
              <w:widowControl w:val="0"/>
              <w:rPr/>
            </w:pPr>
            <w:r w:rsidDel="00000000" w:rsidR="00000000" w:rsidRPr="00000000">
              <w:rPr>
                <w:rtl w:val="0"/>
              </w:rPr>
              <w:t xml:space="preserve">11. wb_gdp_pcap_usd_1960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CF">
            <w:pPr>
              <w:widowControl w:val="0"/>
              <w:rPr/>
            </w:pPr>
            <w:r w:rsidDel="00000000" w:rsidR="00000000" w:rsidRPr="00000000">
              <w:rPr>
                <w:rtl w:val="0"/>
              </w:rPr>
              <w:t xml:space="preserve">695.58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0">
            <w:pPr>
              <w:widowControl w:val="0"/>
              <w:rPr/>
            </w:pPr>
            <w:r w:rsidDel="00000000" w:rsidR="00000000" w:rsidRPr="00000000">
              <w:rPr>
                <w:rtl w:val="0"/>
              </w:rPr>
              <w:t xml:space="preserve">757.67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1">
            <w:pPr>
              <w:widowControl w:val="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2">
            <w:pPr>
              <w:widowControl w:val="0"/>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3">
            <w:pPr>
              <w:widowControl w:val="0"/>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4">
            <w:pPr>
              <w:widowControl w:val="0"/>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5">
            <w:pPr>
              <w:widowControl w:val="0"/>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6">
            <w:pPr>
              <w:widowControl w:val="0"/>
              <w:rPr/>
            </w:pPr>
            <w:r w:rsidDel="00000000" w:rsidR="00000000" w:rsidRPr="00000000">
              <w:rPr>
                <w:rtl w:val="0"/>
              </w:rPr>
              <w:t xml:space="preserve">-.39*</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A">
            <w:pPr>
              <w:widowControl w:val="0"/>
              <w:rPr/>
            </w:pPr>
            <w:r w:rsidDel="00000000" w:rsidR="00000000" w:rsidRPr="00000000">
              <w:rPr>
                <w:sz w:val="20"/>
                <w:szCs w:val="20"/>
                <w:rtl w:val="0"/>
              </w:rPr>
              <w:t xml:space="preserve">[-.11,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B">
            <w:pPr>
              <w:widowControl w:val="0"/>
              <w:rPr/>
            </w:pPr>
            <w:r w:rsidDel="00000000" w:rsidR="00000000" w:rsidRPr="00000000">
              <w:rPr>
                <w:sz w:val="20"/>
                <w:szCs w:val="20"/>
                <w:rtl w:val="0"/>
              </w:rPr>
              <w:t xml:space="preserve">[-.41,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C">
            <w:pPr>
              <w:widowControl w:val="0"/>
              <w:rPr/>
            </w:pPr>
            <w:r w:rsidDel="00000000" w:rsidR="00000000" w:rsidRPr="00000000">
              <w:rPr>
                <w:sz w:val="20"/>
                <w:szCs w:val="20"/>
                <w:rtl w:val="0"/>
              </w:rPr>
              <w:t xml:space="preserve">[-.55,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D">
            <w:pPr>
              <w:widowControl w:val="0"/>
              <w:rPr/>
            </w:pPr>
            <w:r w:rsidDel="00000000" w:rsidR="00000000" w:rsidRPr="00000000">
              <w:rPr>
                <w:sz w:val="20"/>
                <w:szCs w:val="20"/>
                <w:rtl w:val="0"/>
              </w:rPr>
              <w:t xml:space="preserve">[.20,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E">
            <w:pPr>
              <w:widowControl w:val="0"/>
              <w:rPr/>
            </w:pPr>
            <w:r w:rsidDel="00000000" w:rsidR="00000000" w:rsidRPr="00000000">
              <w:rPr>
                <w:sz w:val="20"/>
                <w:szCs w:val="20"/>
                <w:rtl w:val="0"/>
              </w:rPr>
              <w:t xml:space="preserve">[-.74,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DF">
            <w:pPr>
              <w:widowControl w:val="0"/>
              <w:rPr/>
            </w:pPr>
            <w:r w:rsidDel="00000000" w:rsidR="00000000" w:rsidRPr="00000000">
              <w:rPr>
                <w:sz w:val="20"/>
                <w:szCs w:val="20"/>
                <w:rtl w:val="0"/>
              </w:rPr>
              <w:t xml:space="preserve">[-.64, -.06]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8">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9">
            <w:pPr>
              <w:widowControl w:val="0"/>
              <w:rPr/>
            </w:pPr>
            <w:r w:rsidDel="00000000" w:rsidR="00000000" w:rsidRPr="00000000">
              <w:rPr>
                <w:rtl w:val="0"/>
              </w:rPr>
              <w:t xml:space="preserve">12. fiw_F_2013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A">
            <w:pPr>
              <w:widowControl w:val="0"/>
              <w:rPr/>
            </w:pPr>
            <w:r w:rsidDel="00000000" w:rsidR="00000000" w:rsidRPr="00000000">
              <w:rPr>
                <w:rtl w:val="0"/>
              </w:rPr>
              <w:t xml:space="preserve">9.06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B">
            <w:pPr>
              <w:widowControl w:val="0"/>
              <w:rPr/>
            </w:pPr>
            <w:r w:rsidDel="00000000" w:rsidR="00000000" w:rsidRPr="00000000">
              <w:rPr>
                <w:rtl w:val="0"/>
              </w:rPr>
              <w:t xml:space="preserve">4.52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C">
            <w:pPr>
              <w:widowControl w:val="0"/>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D">
            <w:pPr>
              <w:widowControl w:val="0"/>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E">
            <w:pPr>
              <w:widowControl w:val="0"/>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EF">
            <w:pPr>
              <w:widowControl w:val="0"/>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0">
            <w:pPr>
              <w:widowControl w:val="0"/>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1">
            <w:pPr>
              <w:widowControl w:val="0"/>
              <w:rPr/>
            </w:pPr>
            <w:r w:rsidDel="00000000" w:rsidR="00000000" w:rsidRPr="00000000">
              <w:rPr>
                <w:rtl w:val="0"/>
              </w:rPr>
              <w:t xml:space="preserve">-.47**</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5">
            <w:pPr>
              <w:widowControl w:val="0"/>
              <w:rPr/>
            </w:pPr>
            <w:r w:rsidDel="00000000" w:rsidR="00000000" w:rsidRPr="00000000">
              <w:rPr>
                <w:sz w:val="20"/>
                <w:szCs w:val="20"/>
                <w:rtl w:val="0"/>
              </w:rPr>
              <w:t xml:space="preserve">[-.06, .42]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6">
            <w:pPr>
              <w:widowControl w:val="0"/>
              <w:rPr/>
            </w:pPr>
            <w:r w:rsidDel="00000000" w:rsidR="00000000" w:rsidRPr="00000000">
              <w:rPr>
                <w:sz w:val="20"/>
                <w:szCs w:val="20"/>
                <w:rtl w:val="0"/>
              </w:rPr>
              <w:t xml:space="preserve">[-.32,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7">
            <w:pPr>
              <w:widowControl w:val="0"/>
              <w:rPr/>
            </w:pPr>
            <w:r w:rsidDel="00000000" w:rsidR="00000000" w:rsidRPr="00000000">
              <w:rPr>
                <w:sz w:val="20"/>
                <w:szCs w:val="20"/>
                <w:rtl w:val="0"/>
              </w:rPr>
              <w:t xml:space="preserve">[-.45,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8">
            <w:pPr>
              <w:widowControl w:val="0"/>
              <w:rPr/>
            </w:pPr>
            <w:r w:rsidDel="00000000" w:rsidR="00000000" w:rsidRPr="00000000">
              <w:rPr>
                <w:sz w:val="20"/>
                <w:szCs w:val="20"/>
                <w:rtl w:val="0"/>
              </w:rPr>
              <w:t xml:space="preserve">[.51,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9">
            <w:pPr>
              <w:widowControl w:val="0"/>
              <w:rPr/>
            </w:pPr>
            <w:r w:rsidDel="00000000" w:rsidR="00000000" w:rsidRPr="00000000">
              <w:rPr>
                <w:sz w:val="20"/>
                <w:szCs w:val="20"/>
                <w:rtl w:val="0"/>
              </w:rPr>
              <w:t xml:space="preserve">[-.72,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A">
            <w:pPr>
              <w:widowControl w:val="0"/>
              <w:rPr/>
            </w:pPr>
            <w:r w:rsidDel="00000000" w:rsidR="00000000" w:rsidRPr="00000000">
              <w:rPr>
                <w:sz w:val="20"/>
                <w:szCs w:val="20"/>
                <w:rtl w:val="0"/>
              </w:rPr>
              <w:t xml:space="preserve">[-.64, -.25]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FF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3">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4">
            <w:pPr>
              <w:widowControl w:val="0"/>
              <w:rPr/>
            </w:pPr>
            <w:r w:rsidDel="00000000" w:rsidR="00000000" w:rsidRPr="00000000">
              <w:rPr>
                <w:rtl w:val="0"/>
              </w:rPr>
              <w:t xml:space="preserve">13. fiw_C_2013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5">
            <w:pPr>
              <w:widowControl w:val="0"/>
              <w:rPr/>
            </w:pPr>
            <w:r w:rsidDel="00000000" w:rsidR="00000000" w:rsidRPr="00000000">
              <w:rPr>
                <w:rtl w:val="0"/>
              </w:rPr>
              <w:t xml:space="preserve">7.08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6">
            <w:pPr>
              <w:widowControl w:val="0"/>
              <w:rPr/>
            </w:pPr>
            <w:r w:rsidDel="00000000" w:rsidR="00000000" w:rsidRPr="00000000">
              <w:rPr>
                <w:rtl w:val="0"/>
              </w:rPr>
              <w:t xml:space="preserve">3.45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7">
            <w:pPr>
              <w:widowControl w:val="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8">
            <w:pPr>
              <w:widowControl w:val="0"/>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9">
            <w:pPr>
              <w:widowControl w:val="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A">
            <w:pPr>
              <w:widowControl w:val="0"/>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B">
            <w:pPr>
              <w:widowControl w:val="0"/>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C">
            <w:pPr>
              <w:widowControl w:val="0"/>
              <w:rPr/>
            </w:pPr>
            <w:r w:rsidDel="00000000" w:rsidR="00000000" w:rsidRPr="00000000">
              <w:rPr>
                <w:rtl w:val="0"/>
              </w:rPr>
              <w:t xml:space="preserve">-.42**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0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0">
            <w:pPr>
              <w:widowControl w:val="0"/>
              <w:rPr/>
            </w:pPr>
            <w:r w:rsidDel="00000000" w:rsidR="00000000" w:rsidRPr="00000000">
              <w:rPr>
                <w:sz w:val="20"/>
                <w:szCs w:val="20"/>
                <w:rtl w:val="0"/>
              </w:rPr>
              <w:t xml:space="preserve">[-.01,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1">
            <w:pPr>
              <w:widowControl w:val="0"/>
              <w:rPr/>
            </w:pPr>
            <w:r w:rsidDel="00000000" w:rsidR="00000000" w:rsidRPr="00000000">
              <w:rPr>
                <w:sz w:val="20"/>
                <w:szCs w:val="20"/>
                <w:rtl w:val="0"/>
              </w:rPr>
              <w:t xml:space="preserve">[-.38,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2">
            <w:pPr>
              <w:widowControl w:val="0"/>
              <w:rPr/>
            </w:pPr>
            <w:r w:rsidDel="00000000" w:rsidR="00000000" w:rsidRPr="00000000">
              <w:rPr>
                <w:sz w:val="20"/>
                <w:szCs w:val="20"/>
                <w:rtl w:val="0"/>
              </w:rPr>
              <w:t xml:space="preserve">[-.46,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3">
            <w:pPr>
              <w:widowControl w:val="0"/>
              <w:rPr/>
            </w:pPr>
            <w:r w:rsidDel="00000000" w:rsidR="00000000" w:rsidRPr="00000000">
              <w:rPr>
                <w:sz w:val="20"/>
                <w:szCs w:val="20"/>
                <w:rtl w:val="0"/>
              </w:rPr>
              <w:t xml:space="preserve">[.46,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4">
            <w:pPr>
              <w:widowControl w:val="0"/>
              <w:rPr/>
            </w:pPr>
            <w:r w:rsidDel="00000000" w:rsidR="00000000" w:rsidRPr="00000000">
              <w:rPr>
                <w:sz w:val="20"/>
                <w:szCs w:val="20"/>
                <w:rtl w:val="0"/>
              </w:rPr>
              <w:t xml:space="preserve">[-.73,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5">
            <w:pPr>
              <w:widowControl w:val="0"/>
              <w:rPr/>
            </w:pPr>
            <w:r w:rsidDel="00000000" w:rsidR="00000000" w:rsidRPr="00000000">
              <w:rPr>
                <w:sz w:val="20"/>
                <w:szCs w:val="20"/>
                <w:rtl w:val="0"/>
              </w:rPr>
              <w:t xml:space="preserve">[-.61, -.19]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E">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1F">
            <w:pPr>
              <w:widowControl w:val="0"/>
              <w:rPr/>
            </w:pPr>
            <w:r w:rsidDel="00000000" w:rsidR="00000000" w:rsidRPr="00000000">
              <w:rPr>
                <w:rtl w:val="0"/>
              </w:rPr>
              <w:t xml:space="preserve">14. fiw_Total_2013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0">
            <w:pPr>
              <w:widowControl w:val="0"/>
              <w:rPr/>
            </w:pPr>
            <w:r w:rsidDel="00000000" w:rsidR="00000000" w:rsidRPr="00000000">
              <w:rPr>
                <w:rtl w:val="0"/>
              </w:rPr>
              <w:t xml:space="preserve">65.77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1">
            <w:pPr>
              <w:widowControl w:val="0"/>
              <w:rPr/>
            </w:pPr>
            <w:r w:rsidDel="00000000" w:rsidR="00000000" w:rsidRPr="00000000">
              <w:rPr>
                <w:rtl w:val="0"/>
              </w:rPr>
              <w:t xml:space="preserve">27.53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2">
            <w:pPr>
              <w:widowControl w:val="0"/>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3">
            <w:pPr>
              <w:widowControl w:val="0"/>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4">
            <w:pPr>
              <w:widowControl w:val="0"/>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5">
            <w:pPr>
              <w:widowControl w:val="0"/>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6">
            <w:pPr>
              <w:widowControl w:val="0"/>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7">
            <w:pPr>
              <w:widowControl w:val="0"/>
              <w:rPr/>
            </w:pPr>
            <w:r w:rsidDel="00000000" w:rsidR="00000000" w:rsidRPr="00000000">
              <w:rPr>
                <w:rtl w:val="0"/>
              </w:rPr>
              <w:t xml:space="preserve">-.51**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B">
            <w:pPr>
              <w:widowControl w:val="0"/>
              <w:rPr/>
            </w:pPr>
            <w:r w:rsidDel="00000000" w:rsidR="00000000" w:rsidRPr="00000000">
              <w:rPr>
                <w:sz w:val="20"/>
                <w:szCs w:val="20"/>
                <w:rtl w:val="0"/>
              </w:rPr>
              <w:t xml:space="preserve">[-.07, .42]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C">
            <w:pPr>
              <w:widowControl w:val="0"/>
              <w:rPr/>
            </w:pPr>
            <w:r w:rsidDel="00000000" w:rsidR="00000000" w:rsidRPr="00000000">
              <w:rPr>
                <w:sz w:val="20"/>
                <w:szCs w:val="20"/>
                <w:rtl w:val="0"/>
              </w:rPr>
              <w:t xml:space="preserve">[-.28,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D">
            <w:pPr>
              <w:widowControl w:val="0"/>
              <w:rPr/>
            </w:pPr>
            <w:r w:rsidDel="00000000" w:rsidR="00000000" w:rsidRPr="00000000">
              <w:rPr>
                <w:sz w:val="20"/>
                <w:szCs w:val="20"/>
                <w:rtl w:val="0"/>
              </w:rPr>
              <w:t xml:space="preserve">[-.50,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E">
            <w:pPr>
              <w:widowControl w:val="0"/>
              <w:rPr/>
            </w:pPr>
            <w:r w:rsidDel="00000000" w:rsidR="00000000" w:rsidRPr="00000000">
              <w:rPr>
                <w:sz w:val="20"/>
                <w:szCs w:val="20"/>
                <w:rtl w:val="0"/>
              </w:rPr>
              <w:t xml:space="preserve">[.53,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2F">
            <w:pPr>
              <w:widowControl w:val="0"/>
              <w:rPr/>
            </w:pPr>
            <w:r w:rsidDel="00000000" w:rsidR="00000000" w:rsidRPr="00000000">
              <w:rPr>
                <w:sz w:val="20"/>
                <w:szCs w:val="20"/>
                <w:rtl w:val="0"/>
              </w:rPr>
              <w:t xml:space="preserve">[-.69,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30">
            <w:pPr>
              <w:widowControl w:val="0"/>
              <w:rPr/>
            </w:pPr>
            <w:r w:rsidDel="00000000" w:rsidR="00000000" w:rsidRPr="00000000">
              <w:rPr>
                <w:sz w:val="20"/>
                <w:szCs w:val="20"/>
                <w:rtl w:val="0"/>
              </w:rPr>
              <w:t xml:space="preserve">[-.68, -.30]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1">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2">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3">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4">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5">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6">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7">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8">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039">
            <w:pPr>
              <w:widowControl w:val="0"/>
              <w:rPr/>
            </w:pPr>
            <w:r w:rsidDel="00000000" w:rsidR="00000000" w:rsidRPr="00000000">
              <w:rPr>
                <w:rtl w:val="0"/>
              </w:rPr>
              <w:t xml:space="preserve"> </w:t>
            </w:r>
          </w:p>
        </w:tc>
      </w:tr>
    </w:tbl>
    <w:p w:rsidR="00000000" w:rsidDel="00000000" w:rsidP="00000000" w:rsidRDefault="00000000" w:rsidRPr="00000000" w14:paraId="0000103A">
      <w:pPr>
        <w:widowControl w:val="0"/>
        <w:rPr/>
      </w:pPr>
      <w:r w:rsidDel="00000000" w:rsidR="00000000" w:rsidRPr="00000000">
        <w:rPr>
          <w:rtl w:val="0"/>
        </w:rPr>
      </w:r>
    </w:p>
    <w:p w:rsidR="00000000" w:rsidDel="00000000" w:rsidP="00000000" w:rsidRDefault="00000000" w:rsidRPr="00000000" w14:paraId="0000103B">
      <w:pPr>
        <w:widowControl w:val="0"/>
        <w:rPr/>
      </w:pPr>
      <w:r w:rsidDel="00000000" w:rsidR="00000000" w:rsidRPr="00000000">
        <w:rPr>
          <w:i w:val="1"/>
          <w:iCs w:val="1"/>
          <w:rtl w:val="0"/>
        </w:rPr>
        <w:t xml:space="preserve">Note.</w:t>
      </w:r>
      <w:r w:rsidDel="00000000" w:rsidR="00000000" w:rsidRPr="00000000">
        <w:rPr>
          <w:rtl w:val="0"/>
        </w:rPr>
        <w:t xml:space="preserve"> </w:t>
      </w:r>
      <w:r w:rsidDel="00000000" w:rsidR="00000000" w:rsidRPr="00000000">
        <w:rPr>
          <w:i w:val="1"/>
          <w:iCs w:val="1"/>
          <w:rtl w:val="0"/>
        </w:rPr>
        <w:t xml:space="preserve">M</w:t>
      </w:r>
      <w:r w:rsidDel="00000000" w:rsidR="00000000" w:rsidRPr="00000000">
        <w:rPr>
          <w:rtl w:val="0"/>
        </w:rPr>
        <w:t xml:space="preserve"> and </w:t>
      </w:r>
      <w:r w:rsidDel="00000000" w:rsidR="00000000" w:rsidRPr="00000000">
        <w:rPr>
          <w:i w:val="1"/>
          <w:iCs w:val="1"/>
          <w:rtl w:val="0"/>
        </w:rPr>
        <w:t xml:space="preserve">SD</w:t>
      </w:r>
      <w:r w:rsidDel="00000000" w:rsidR="00000000" w:rsidRPr="00000000">
        <w:rPr>
          <w:rtl w:val="0"/>
        </w:rPr>
        <w:t xml:space="preserve"> are used to represent mean and standard deviation, respectively. Values in square brackets indicate the 95% confidence interval for each correlation. The confidence interval is a plausible range of population correlations that could have caused the sample correlation (Cumming, 2014). * indicates </w:t>
      </w:r>
      <w:r w:rsidDel="00000000" w:rsidR="00000000" w:rsidRPr="00000000">
        <w:rPr>
          <w:i w:val="1"/>
          <w:iCs w:val="1"/>
          <w:rtl w:val="0"/>
        </w:rPr>
        <w:t xml:space="preserve">p</w:t>
      </w:r>
      <w:r w:rsidDel="00000000" w:rsidR="00000000" w:rsidRPr="00000000">
        <w:rPr>
          <w:rtl w:val="0"/>
        </w:rPr>
        <w:t xml:space="preserve"> &lt; .05. ** indicates </w:t>
      </w:r>
      <w:r w:rsidDel="00000000" w:rsidR="00000000" w:rsidRPr="00000000">
        <w:rPr>
          <w:i w:val="1"/>
          <w:iCs w:val="1"/>
          <w:rtl w:val="0"/>
        </w:rPr>
        <w:t xml:space="preserve">p</w:t>
      </w:r>
      <w:r w:rsidDel="00000000" w:rsidR="00000000" w:rsidRPr="00000000">
        <w:rPr>
          <w:rtl w:val="0"/>
        </w:rPr>
        <w:t xml:space="preserve"> &lt; .01.</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widowControl w:val="0"/>
        <w:rPr/>
      </w:pPr>
      <w:r w:rsidDel="00000000" w:rsidR="00000000" w:rsidRPr="00000000">
        <w:rPr>
          <w:b w:val="1"/>
          <w:bCs w:val="1"/>
          <w:highlight w:val="yellow"/>
          <w:rtl w:val="0"/>
        </w:rPr>
        <w:t xml:space="preserve">Table S..</w:t>
      </w:r>
      <w:r w:rsidDel="00000000" w:rsidR="00000000" w:rsidRPr="00000000">
        <w:rPr>
          <w:rtl w:val="0"/>
        </w:rPr>
        <w:t xml:space="preserve"> DHF and current country performance</w:t>
      </w:r>
    </w:p>
    <w:p w:rsidR="00000000" w:rsidDel="00000000" w:rsidP="00000000" w:rsidRDefault="00000000" w:rsidRPr="00000000" w14:paraId="0000103F">
      <w:pPr>
        <w:widowControl w:val="0"/>
        <w:rPr/>
      </w:pPr>
      <w:r w:rsidDel="00000000" w:rsidR="00000000" w:rsidRPr="00000000">
        <w:rPr>
          <w:rtl w:val="0"/>
        </w:rPr>
        <w:t xml:space="preserve"> </w:t>
      </w:r>
    </w:p>
    <w:tbl>
      <w:tblPr>
        <w:tblStyle w:val="Table41"/>
        <w:tblW w:w="11628.0" w:type="dxa"/>
        <w:jc w:val="left"/>
        <w:tblInd w:w="100.0" w:type="dxa"/>
        <w:tblLayout w:type="fixed"/>
        <w:tblLook w:val="0000"/>
      </w:tblPr>
      <w:tblGrid>
        <w:gridCol w:w="1835"/>
        <w:gridCol w:w="1225"/>
        <w:gridCol w:w="1224"/>
        <w:gridCol w:w="1224"/>
        <w:gridCol w:w="1224"/>
        <w:gridCol w:w="1224"/>
        <w:gridCol w:w="1224"/>
        <w:gridCol w:w="1224"/>
        <w:gridCol w:w="1224"/>
        <w:tblGridChange w:id="0">
          <w:tblGrid>
            <w:gridCol w:w="1835"/>
            <w:gridCol w:w="1225"/>
            <w:gridCol w:w="1224"/>
            <w:gridCol w:w="1224"/>
            <w:gridCol w:w="1224"/>
            <w:gridCol w:w="1224"/>
            <w:gridCol w:w="1224"/>
            <w:gridCol w:w="1224"/>
            <w:gridCol w:w="1224"/>
          </w:tblGrid>
        </w:tblGridChange>
      </w:tblGrid>
      <w:tr>
        <w:trPr>
          <w:cantSplit w:val="0"/>
          <w:tblHeader w:val="0"/>
        </w:trPr>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0">
            <w:pPr>
              <w:widowControl w:val="0"/>
              <w:rPr/>
            </w:pPr>
            <w:r w:rsidDel="00000000" w:rsidR="00000000" w:rsidRPr="00000000">
              <w:rPr>
                <w:rtl w:val="0"/>
              </w:rPr>
              <w:t xml:space="preserve">Variable</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1">
            <w:pPr>
              <w:widowControl w:val="0"/>
              <w:jc w:val="center"/>
              <w:rPr/>
            </w:pPr>
            <w:r w:rsidDel="00000000" w:rsidR="00000000" w:rsidRPr="00000000">
              <w:rPr>
                <w:i w:val="1"/>
                <w:iCs w:val="1"/>
                <w:rtl w:val="0"/>
              </w:rPr>
              <w:t xml:space="preserve">M</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2">
            <w:pPr>
              <w:widowControl w:val="0"/>
              <w:jc w:val="center"/>
              <w:rPr/>
            </w:pPr>
            <w:r w:rsidDel="00000000" w:rsidR="00000000" w:rsidRPr="00000000">
              <w:rPr>
                <w:i w:val="1"/>
                <w:iCs w:val="1"/>
                <w:rtl w:val="0"/>
              </w:rPr>
              <w:t xml:space="preserve">SD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3">
            <w:pPr>
              <w:widowControl w:val="0"/>
              <w:jc w:val="center"/>
              <w:rPr/>
            </w:pPr>
            <w:r w:rsidDel="00000000" w:rsidR="00000000" w:rsidRPr="00000000">
              <w:rPr>
                <w:rtl w:val="0"/>
              </w:rPr>
              <w:t xml:space="preserve">1</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4">
            <w:pPr>
              <w:widowControl w:val="0"/>
              <w:jc w:val="center"/>
              <w:rPr/>
            </w:pPr>
            <w:r w:rsidDel="00000000" w:rsidR="00000000" w:rsidRPr="00000000">
              <w:rPr>
                <w:rtl w:val="0"/>
              </w:rPr>
              <w:t xml:space="preserve">2</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5">
            <w:pPr>
              <w:widowControl w:val="0"/>
              <w:jc w:val="center"/>
              <w:rPr/>
            </w:pPr>
            <w:r w:rsidDel="00000000" w:rsidR="00000000" w:rsidRPr="00000000">
              <w:rPr>
                <w:rtl w:val="0"/>
              </w:rPr>
              <w:t xml:space="preserve">3</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6">
            <w:pPr>
              <w:widowControl w:val="0"/>
              <w:jc w:val="center"/>
              <w:rPr/>
            </w:pPr>
            <w:r w:rsidDel="00000000" w:rsidR="00000000" w:rsidRPr="00000000">
              <w:rPr>
                <w:rtl w:val="0"/>
              </w:rPr>
              <w:t xml:space="preserve">4</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7">
            <w:pPr>
              <w:widowControl w:val="0"/>
              <w:jc w:val="center"/>
              <w:rPr/>
            </w:pPr>
            <w:r w:rsidDel="00000000" w:rsidR="00000000" w:rsidRPr="00000000">
              <w:rPr>
                <w:rtl w:val="0"/>
              </w:rPr>
              <w:t xml:space="preserve">5</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8">
            <w:pPr>
              <w:widowControl w:val="0"/>
              <w:jc w:val="center"/>
              <w:rPr/>
            </w:pPr>
            <w:r w:rsidDel="00000000" w:rsidR="00000000" w:rsidRPr="00000000">
              <w:rPr>
                <w:rtl w:val="0"/>
              </w:rPr>
              <w:t xml:space="preserve">6</w:t>
            </w:r>
          </w:p>
        </w:tc>
      </w:tr>
      <w:tr>
        <w:trPr>
          <w:cantSplit w:val="0"/>
          <w:tblHeader w:val="0"/>
        </w:trPr>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9">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A">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B">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C">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D">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E">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4F">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0">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1">
            <w:pPr>
              <w:widowControl w:val="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2">
            <w:pPr>
              <w:widowControl w:val="0"/>
              <w:rPr/>
            </w:pPr>
            <w:r w:rsidDel="00000000" w:rsidR="00000000" w:rsidRPr="00000000">
              <w:rPr>
                <w:rtl w:val="0"/>
              </w:rPr>
              <w:t xml:space="preserve">1. D_normc_mean_country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3">
            <w:pPr>
              <w:widowControl w:val="0"/>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4">
            <w:pPr>
              <w:widowControl w:val="0"/>
              <w:rPr/>
            </w:pPr>
            <w:r w:rsidDel="00000000" w:rsidR="00000000" w:rsidRPr="00000000">
              <w:rPr>
                <w:rtl w:val="0"/>
              </w:rPr>
              <w:t xml:space="preserve">0.27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A">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5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3">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4">
            <w:pPr>
              <w:widowControl w:val="0"/>
              <w:rPr/>
            </w:pPr>
            <w:r w:rsidDel="00000000" w:rsidR="00000000" w:rsidRPr="00000000">
              <w:rPr>
                <w:rtl w:val="0"/>
              </w:rPr>
              <w:t xml:space="preserve">2. H_normc_mean_country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5">
            <w:pPr>
              <w:widowControl w:val="0"/>
              <w:rPr/>
            </w:pPr>
            <w:r w:rsidDel="00000000" w:rsidR="00000000" w:rsidRPr="00000000">
              <w:rPr>
                <w:rtl w:val="0"/>
              </w:rPr>
              <w:t xml:space="preserve">0.17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6">
            <w:pPr>
              <w:widowControl w:val="0"/>
              <w:rPr/>
            </w:pPr>
            <w:r w:rsidDel="00000000" w:rsidR="00000000" w:rsidRPr="00000000">
              <w:rPr>
                <w:rtl w:val="0"/>
              </w:rPr>
              <w:t xml:space="preserve">0.21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7">
            <w:pPr>
              <w:widowControl w:val="0"/>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C">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6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0">
            <w:pPr>
              <w:widowControl w:val="0"/>
              <w:rPr/>
            </w:pPr>
            <w:r w:rsidDel="00000000" w:rsidR="00000000" w:rsidRPr="00000000">
              <w:rPr>
                <w:sz w:val="20"/>
                <w:szCs w:val="20"/>
                <w:rtl w:val="0"/>
              </w:rPr>
              <w:t xml:space="preserve">[-.89,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5">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E">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7F">
            <w:pPr>
              <w:widowControl w:val="0"/>
              <w:rPr/>
            </w:pPr>
            <w:r w:rsidDel="00000000" w:rsidR="00000000" w:rsidRPr="00000000">
              <w:rPr>
                <w:rtl w:val="0"/>
              </w:rPr>
              <w:t xml:space="preserve">3. F_normc_mean_country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0">
            <w:pPr>
              <w:widowControl w:val="0"/>
              <w:rPr/>
            </w:pPr>
            <w:r w:rsidDel="00000000" w:rsidR="00000000" w:rsidRPr="00000000">
              <w:rPr>
                <w:rtl w:val="0"/>
              </w:rPr>
              <w:t xml:space="preserve">0.03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1">
            <w:pPr>
              <w:widowControl w:val="0"/>
              <w:rPr/>
            </w:pPr>
            <w:r w:rsidDel="00000000" w:rsidR="00000000" w:rsidRPr="00000000">
              <w:rPr>
                <w:rtl w:val="0"/>
              </w:rPr>
              <w:t xml:space="preserve">0.15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2">
            <w:pPr>
              <w:widowControl w:val="0"/>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3">
            <w:pPr>
              <w:widowControl w:val="0"/>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7">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B">
            <w:pPr>
              <w:widowControl w:val="0"/>
              <w:rPr/>
            </w:pPr>
            <w:r w:rsidDel="00000000" w:rsidR="00000000" w:rsidRPr="00000000">
              <w:rPr>
                <w:sz w:val="20"/>
                <w:szCs w:val="20"/>
                <w:rtl w:val="0"/>
              </w:rPr>
              <w:t xml:space="preserve">[-.76,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C">
            <w:pPr>
              <w:widowControl w:val="0"/>
              <w:rPr/>
            </w:pPr>
            <w:r w:rsidDel="00000000" w:rsidR="00000000" w:rsidRPr="00000000">
              <w:rPr>
                <w:sz w:val="20"/>
                <w:szCs w:val="20"/>
                <w:rtl w:val="0"/>
              </w:rPr>
              <w:t xml:space="preserve">[-.17,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8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0">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9">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A">
            <w:pPr>
              <w:widowControl w:val="0"/>
              <w:rPr/>
            </w:pPr>
            <w:r w:rsidDel="00000000" w:rsidR="00000000" w:rsidRPr="00000000">
              <w:rPr>
                <w:rtl w:val="0"/>
              </w:rPr>
              <w:t xml:space="preserve">4. D_endc_mean_country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B">
            <w:pPr>
              <w:widowControl w:val="0"/>
              <w:rPr/>
            </w:pPr>
            <w:r w:rsidDel="00000000" w:rsidR="00000000" w:rsidRPr="00000000">
              <w:rPr>
                <w:rtl w:val="0"/>
              </w:rPr>
              <w:t xml:space="preserve">0.66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C">
            <w:pPr>
              <w:widowControl w:val="0"/>
              <w:rPr/>
            </w:pPr>
            <w:r w:rsidDel="00000000" w:rsidR="00000000" w:rsidRPr="00000000">
              <w:rPr>
                <w:rtl w:val="0"/>
              </w:rPr>
              <w:t xml:space="preserve">0.27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D">
            <w:pPr>
              <w:widowControl w:val="0"/>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E">
            <w:pPr>
              <w:widowControl w:val="0"/>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9F">
            <w:pPr>
              <w:widowControl w:val="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2">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6">
            <w:pPr>
              <w:widowControl w:val="0"/>
              <w:rPr/>
            </w:pPr>
            <w:r w:rsidDel="00000000" w:rsidR="00000000" w:rsidRPr="00000000">
              <w:rPr>
                <w:sz w:val="20"/>
                <w:szCs w:val="20"/>
                <w:rtl w:val="0"/>
              </w:rPr>
              <w:t xml:space="preserve">[-.19,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7">
            <w:pPr>
              <w:widowControl w:val="0"/>
              <w:rPr/>
            </w:pPr>
            <w:r w:rsidDel="00000000" w:rsidR="00000000" w:rsidRPr="00000000">
              <w:rPr>
                <w:sz w:val="20"/>
                <w:szCs w:val="20"/>
                <w:rtl w:val="0"/>
              </w:rPr>
              <w:t xml:space="preserve">[-.04,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8">
            <w:pPr>
              <w:widowControl w:val="0"/>
              <w:rPr/>
            </w:pPr>
            <w:r w:rsidDel="00000000" w:rsidR="00000000" w:rsidRPr="00000000">
              <w:rPr>
                <w:sz w:val="20"/>
                <w:szCs w:val="20"/>
                <w:rtl w:val="0"/>
              </w:rPr>
              <w:t xml:space="preserve">[-.59,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B">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A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4">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5">
            <w:pPr>
              <w:widowControl w:val="0"/>
              <w:rPr/>
            </w:pPr>
            <w:r w:rsidDel="00000000" w:rsidR="00000000" w:rsidRPr="00000000">
              <w:rPr>
                <w:rtl w:val="0"/>
              </w:rPr>
              <w:t xml:space="preserve">5. H_endc_mean_country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6">
            <w:pPr>
              <w:widowControl w:val="0"/>
              <w:rPr/>
            </w:pPr>
            <w:r w:rsidDel="00000000" w:rsidR="00000000" w:rsidRPr="00000000">
              <w:rPr>
                <w:rtl w:val="0"/>
              </w:rPr>
              <w:t xml:space="preserve">-0.28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7">
            <w:pPr>
              <w:widowControl w:val="0"/>
              <w:rPr/>
            </w:pPr>
            <w:r w:rsidDel="00000000" w:rsidR="00000000" w:rsidRPr="00000000">
              <w:rPr>
                <w:rtl w:val="0"/>
              </w:rPr>
              <w:t xml:space="preserve">0.14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8">
            <w:pPr>
              <w:widowControl w:val="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9">
            <w:pPr>
              <w:widowControl w:val="0"/>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A">
            <w:pPr>
              <w:widowControl w:val="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B">
            <w:pPr>
              <w:widowControl w:val="0"/>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D">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B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1">
            <w:pPr>
              <w:widowControl w:val="0"/>
              <w:rPr/>
            </w:pPr>
            <w:r w:rsidDel="00000000" w:rsidR="00000000" w:rsidRPr="00000000">
              <w:rPr>
                <w:sz w:val="20"/>
                <w:szCs w:val="20"/>
                <w:rtl w:val="0"/>
              </w:rPr>
              <w:t xml:space="preserve">[-.59,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2">
            <w:pPr>
              <w:widowControl w:val="0"/>
              <w:rPr/>
            </w:pPr>
            <w:r w:rsidDel="00000000" w:rsidR="00000000" w:rsidRPr="00000000">
              <w:rPr>
                <w:sz w:val="20"/>
                <w:szCs w:val="20"/>
                <w:rtl w:val="0"/>
              </w:rPr>
              <w:t xml:space="preserve">[.21,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3">
            <w:pPr>
              <w:widowControl w:val="0"/>
              <w:rPr/>
            </w:pPr>
            <w:r w:rsidDel="00000000" w:rsidR="00000000" w:rsidRPr="00000000">
              <w:rPr>
                <w:sz w:val="20"/>
                <w:szCs w:val="20"/>
                <w:rtl w:val="0"/>
              </w:rPr>
              <w:t xml:space="preserve">[-.14,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4">
            <w:pPr>
              <w:widowControl w:val="0"/>
              <w:rPr/>
            </w:pPr>
            <w:r w:rsidDel="00000000" w:rsidR="00000000" w:rsidRPr="00000000">
              <w:rPr>
                <w:sz w:val="20"/>
                <w:szCs w:val="20"/>
                <w:rtl w:val="0"/>
              </w:rPr>
              <w:t xml:space="preserve">[-.73,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6">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CF">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0">
            <w:pPr>
              <w:widowControl w:val="0"/>
              <w:rPr/>
            </w:pPr>
            <w:r w:rsidDel="00000000" w:rsidR="00000000" w:rsidRPr="00000000">
              <w:rPr>
                <w:rtl w:val="0"/>
              </w:rPr>
              <w:t xml:space="preserve">6. F_endc_mean_country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1">
            <w:pPr>
              <w:widowControl w:val="0"/>
              <w:rPr/>
            </w:pPr>
            <w:r w:rsidDel="00000000" w:rsidR="00000000" w:rsidRPr="00000000">
              <w:rPr>
                <w:rtl w:val="0"/>
              </w:rPr>
              <w:t xml:space="preserve">-0.38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2">
            <w:pPr>
              <w:widowControl w:val="0"/>
              <w:rPr/>
            </w:pPr>
            <w:r w:rsidDel="00000000" w:rsidR="00000000" w:rsidRPr="00000000">
              <w:rPr>
                <w:rtl w:val="0"/>
              </w:rPr>
              <w:t xml:space="preserve">0.22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3">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4">
            <w:pPr>
              <w:widowControl w:val="0"/>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5">
            <w:pPr>
              <w:widowControl w:val="0"/>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6">
            <w:pPr>
              <w:widowControl w:val="0"/>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7">
            <w:pPr>
              <w:widowControl w:val="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8">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C">
            <w:pPr>
              <w:widowControl w:val="0"/>
              <w:rPr/>
            </w:pPr>
            <w:r w:rsidDel="00000000" w:rsidR="00000000" w:rsidRPr="00000000">
              <w:rPr>
                <w:sz w:val="20"/>
                <w:szCs w:val="20"/>
                <w:rtl w:val="0"/>
              </w:rPr>
              <w:t xml:space="preserve">[-.08,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D">
            <w:pPr>
              <w:widowControl w:val="0"/>
              <w:rPr/>
            </w:pPr>
            <w:r w:rsidDel="00000000" w:rsidR="00000000" w:rsidRPr="00000000">
              <w:rPr>
                <w:sz w:val="20"/>
                <w:szCs w:val="20"/>
                <w:rtl w:val="0"/>
              </w:rPr>
              <w:t xml:space="preserve">[-.69,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E">
            <w:pPr>
              <w:widowControl w:val="0"/>
              <w:rPr/>
            </w:pPr>
            <w:r w:rsidDel="00000000" w:rsidR="00000000" w:rsidRPr="00000000">
              <w:rPr>
                <w:sz w:val="20"/>
                <w:szCs w:val="20"/>
                <w:rtl w:val="0"/>
              </w:rPr>
              <w:t xml:space="preserve">[.20,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DF">
            <w:pPr>
              <w:widowControl w:val="0"/>
              <w:rPr/>
            </w:pPr>
            <w:r w:rsidDel="00000000" w:rsidR="00000000" w:rsidRPr="00000000">
              <w:rPr>
                <w:sz w:val="20"/>
                <w:szCs w:val="20"/>
                <w:rtl w:val="0"/>
              </w:rPr>
              <w:t xml:space="preserve">[-.92,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0">
            <w:pPr>
              <w:widowControl w:val="0"/>
              <w:rPr/>
            </w:pPr>
            <w:r w:rsidDel="00000000" w:rsidR="00000000" w:rsidRPr="00000000">
              <w:rPr>
                <w:sz w:val="20"/>
                <w:szCs w:val="20"/>
                <w:rtl w:val="0"/>
              </w:rPr>
              <w:t xml:space="preserve">[-.15,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1">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A">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B">
            <w:pPr>
              <w:widowControl w:val="0"/>
              <w:rPr/>
            </w:pPr>
            <w:r w:rsidDel="00000000" w:rsidR="00000000" w:rsidRPr="00000000">
              <w:rPr>
                <w:rtl w:val="0"/>
              </w:rPr>
              <w:t xml:space="preserve">7. wb_gdp_pcap_usd_most_recent</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C">
            <w:pPr>
              <w:widowControl w:val="0"/>
              <w:rPr/>
            </w:pPr>
            <w:r w:rsidDel="00000000" w:rsidR="00000000" w:rsidRPr="00000000">
              <w:rPr>
                <w:rtl w:val="0"/>
              </w:rPr>
              <w:t xml:space="preserve">23531.68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D">
            <w:pPr>
              <w:widowControl w:val="0"/>
              <w:rPr/>
            </w:pPr>
            <w:r w:rsidDel="00000000" w:rsidR="00000000" w:rsidRPr="00000000">
              <w:rPr>
                <w:rtl w:val="0"/>
              </w:rPr>
              <w:t xml:space="preserve">24749.21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E">
            <w:pPr>
              <w:widowControl w:val="0"/>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EF">
            <w:pPr>
              <w:widowControl w:val="0"/>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0">
            <w:pPr>
              <w:widowControl w:val="0"/>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1">
            <w:pPr>
              <w:widowControl w:val="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2">
            <w:pPr>
              <w:widowControl w:val="0"/>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3">
            <w:pPr>
              <w:widowControl w:val="0"/>
              <w:rPr/>
            </w:pPr>
            <w:r w:rsidDel="00000000" w:rsidR="00000000" w:rsidRPr="00000000">
              <w:rPr>
                <w:rtl w:val="0"/>
              </w:rPr>
              <w:t xml:space="preserve">-.17</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7">
            <w:pPr>
              <w:widowControl w:val="0"/>
              <w:rPr/>
            </w:pPr>
            <w:r w:rsidDel="00000000" w:rsidR="00000000" w:rsidRPr="00000000">
              <w:rPr>
                <w:sz w:val="20"/>
                <w:szCs w:val="20"/>
                <w:rtl w:val="0"/>
              </w:rPr>
              <w:t xml:space="preserve">[-.11,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8">
            <w:pPr>
              <w:widowControl w:val="0"/>
              <w:rPr/>
            </w:pPr>
            <w:r w:rsidDel="00000000" w:rsidR="00000000" w:rsidRPr="00000000">
              <w:rPr>
                <w:sz w:val="20"/>
                <w:szCs w:val="20"/>
                <w:rtl w:val="0"/>
              </w:rPr>
              <w:t xml:space="preserve">[-.40,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9">
            <w:pPr>
              <w:widowControl w:val="0"/>
              <w:rPr/>
            </w:pPr>
            <w:r w:rsidDel="00000000" w:rsidR="00000000" w:rsidRPr="00000000">
              <w:rPr>
                <w:sz w:val="20"/>
                <w:szCs w:val="20"/>
                <w:rtl w:val="0"/>
              </w:rPr>
              <w:t xml:space="preserve">[-.28,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A">
            <w:pPr>
              <w:widowControl w:val="0"/>
              <w:rPr/>
            </w:pPr>
            <w:r w:rsidDel="00000000" w:rsidR="00000000" w:rsidRPr="00000000">
              <w:rPr>
                <w:sz w:val="20"/>
                <w:szCs w:val="20"/>
                <w:rtl w:val="0"/>
              </w:rPr>
              <w:t xml:space="preserve">[.17,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B">
            <w:pPr>
              <w:widowControl w:val="0"/>
              <w:rPr/>
            </w:pPr>
            <w:r w:rsidDel="00000000" w:rsidR="00000000" w:rsidRPr="00000000">
              <w:rPr>
                <w:sz w:val="20"/>
                <w:szCs w:val="20"/>
                <w:rtl w:val="0"/>
              </w:rPr>
              <w:t xml:space="preserve">[-.68,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C">
            <w:pPr>
              <w:widowControl w:val="0"/>
              <w:rPr/>
            </w:pPr>
            <w:r w:rsidDel="00000000" w:rsidR="00000000" w:rsidRPr="00000000">
              <w:rPr>
                <w:sz w:val="20"/>
                <w:szCs w:val="20"/>
                <w:rtl w:val="0"/>
              </w:rPr>
              <w:t xml:space="preserve">[-.41, .08]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0F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5">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6">
            <w:pPr>
              <w:widowControl w:val="0"/>
              <w:rPr/>
            </w:pPr>
            <w:r w:rsidDel="00000000" w:rsidR="00000000" w:rsidRPr="00000000">
              <w:rPr>
                <w:rtl w:val="0"/>
              </w:rPr>
              <w:t xml:space="preserve">8. gii_value_2021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7">
            <w:pPr>
              <w:widowControl w:val="0"/>
              <w:rPr/>
            </w:pPr>
            <w:r w:rsidDel="00000000" w:rsidR="00000000" w:rsidRPr="00000000">
              <w:rPr>
                <w:rtl w:val="0"/>
              </w:rPr>
              <w:t xml:space="preserve">0.24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8">
            <w:pPr>
              <w:widowControl w:val="0"/>
              <w:rPr/>
            </w:pPr>
            <w:r w:rsidDel="00000000" w:rsidR="00000000" w:rsidRPr="00000000">
              <w:rPr>
                <w:rtl w:val="0"/>
              </w:rPr>
              <w:t xml:space="preserve">0.17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9">
            <w:pPr>
              <w:widowControl w:val="0"/>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A">
            <w:pPr>
              <w:widowControl w:val="0"/>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B">
            <w:pPr>
              <w:widowControl w:val="0"/>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C">
            <w:pPr>
              <w:widowControl w:val="0"/>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D">
            <w:pPr>
              <w:widowControl w:val="0"/>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E">
            <w:pPr>
              <w:widowControl w:val="0"/>
              <w:rPr/>
            </w:pPr>
            <w:r w:rsidDel="00000000" w:rsidR="00000000" w:rsidRPr="00000000">
              <w:rPr>
                <w:rtl w:val="0"/>
              </w:rPr>
              <w:t xml:space="preserve">.61**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0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2">
            <w:pPr>
              <w:widowControl w:val="0"/>
              <w:rPr/>
            </w:pPr>
            <w:r w:rsidDel="00000000" w:rsidR="00000000" w:rsidRPr="00000000">
              <w:rPr>
                <w:sz w:val="20"/>
                <w:szCs w:val="20"/>
                <w:rtl w:val="0"/>
              </w:rPr>
              <w:t xml:space="preserve">[-.25,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3">
            <w:pPr>
              <w:widowControl w:val="0"/>
              <w:rPr/>
            </w:pPr>
            <w:r w:rsidDel="00000000" w:rsidR="00000000" w:rsidRPr="00000000">
              <w:rPr>
                <w:sz w:val="20"/>
                <w:szCs w:val="20"/>
                <w:rtl w:val="0"/>
              </w:rPr>
              <w:t xml:space="preserve">[-.39,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4">
            <w:pPr>
              <w:widowControl w:val="0"/>
              <w:rPr/>
            </w:pPr>
            <w:r w:rsidDel="00000000" w:rsidR="00000000" w:rsidRPr="00000000">
              <w:rPr>
                <w:sz w:val="20"/>
                <w:szCs w:val="20"/>
                <w:rtl w:val="0"/>
              </w:rPr>
              <w:t xml:space="preserve">[-.04,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5">
            <w:pPr>
              <w:widowControl w:val="0"/>
              <w:rPr/>
            </w:pPr>
            <w:r w:rsidDel="00000000" w:rsidR="00000000" w:rsidRPr="00000000">
              <w:rPr>
                <w:sz w:val="20"/>
                <w:szCs w:val="20"/>
                <w:rtl w:val="0"/>
              </w:rPr>
              <w:t xml:space="preserve">[-.79,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6">
            <w:pPr>
              <w:widowControl w:val="0"/>
              <w:rPr/>
            </w:pPr>
            <w:r w:rsidDel="00000000" w:rsidR="00000000" w:rsidRPr="00000000">
              <w:rPr>
                <w:sz w:val="20"/>
                <w:szCs w:val="20"/>
                <w:rtl w:val="0"/>
              </w:rPr>
              <w:t xml:space="preserve">[.11,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7">
            <w:pPr>
              <w:widowControl w:val="0"/>
              <w:rPr/>
            </w:pPr>
            <w:r w:rsidDel="00000000" w:rsidR="00000000" w:rsidRPr="00000000">
              <w:rPr>
                <w:sz w:val="20"/>
                <w:szCs w:val="20"/>
                <w:rtl w:val="0"/>
              </w:rPr>
              <w:t xml:space="preserve">[.42, .75]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1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0">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1">
            <w:pPr>
              <w:widowControl w:val="0"/>
              <w:rPr/>
            </w:pPr>
            <w:r w:rsidDel="00000000" w:rsidR="00000000" w:rsidRPr="00000000">
              <w:rPr>
                <w:rtl w:val="0"/>
              </w:rPr>
              <w:t xml:space="preserve">9. wb_gini_2020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2">
            <w:pPr>
              <w:widowControl w:val="0"/>
              <w:rPr/>
            </w:pPr>
            <w:r w:rsidDel="00000000" w:rsidR="00000000" w:rsidRPr="00000000">
              <w:rPr>
                <w:rtl w:val="0"/>
              </w:rPr>
              <w:t xml:space="preserve">35.04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3">
            <w:pPr>
              <w:widowControl w:val="0"/>
              <w:rPr/>
            </w:pPr>
            <w:r w:rsidDel="00000000" w:rsidR="00000000" w:rsidRPr="00000000">
              <w:rPr>
                <w:rtl w:val="0"/>
              </w:rPr>
              <w:t xml:space="preserve">5.77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4">
            <w:pPr>
              <w:widowControl w:val="0"/>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5">
            <w:pPr>
              <w:widowControl w:val="0"/>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6">
            <w:pPr>
              <w:widowControl w:val="0"/>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7">
            <w:pPr>
              <w:widowControl w:val="0"/>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8">
            <w:pPr>
              <w:widowControl w:val="0"/>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9">
            <w:pPr>
              <w:widowControl w:val="0"/>
              <w:rPr/>
            </w:pPr>
            <w:r w:rsidDel="00000000" w:rsidR="00000000" w:rsidRPr="00000000">
              <w:rPr>
                <w:rtl w:val="0"/>
              </w:rPr>
              <w:t xml:space="preserve">.08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D">
            <w:pPr>
              <w:widowControl w:val="0"/>
              <w:rPr/>
            </w:pPr>
            <w:r w:rsidDel="00000000" w:rsidR="00000000" w:rsidRPr="00000000">
              <w:rPr>
                <w:sz w:val="20"/>
                <w:szCs w:val="20"/>
                <w:rtl w:val="0"/>
              </w:rPr>
              <w:t xml:space="preserve">[.10, .70]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E">
            <w:pPr>
              <w:widowControl w:val="0"/>
              <w:rPr/>
            </w:pPr>
            <w:r w:rsidDel="00000000" w:rsidR="00000000" w:rsidRPr="00000000">
              <w:rPr>
                <w:sz w:val="20"/>
                <w:szCs w:val="20"/>
                <w:rtl w:val="0"/>
              </w:rPr>
              <w:t xml:space="preserve">[-.64,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2F">
            <w:pPr>
              <w:widowControl w:val="0"/>
              <w:rPr/>
            </w:pPr>
            <w:r w:rsidDel="00000000" w:rsidR="00000000" w:rsidRPr="00000000">
              <w:rPr>
                <w:sz w:val="20"/>
                <w:szCs w:val="20"/>
                <w:rtl w:val="0"/>
              </w:rPr>
              <w:t xml:space="preserve">[-.63,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0">
            <w:pPr>
              <w:widowControl w:val="0"/>
              <w:rPr/>
            </w:pPr>
            <w:r w:rsidDel="00000000" w:rsidR="00000000" w:rsidRPr="00000000">
              <w:rPr>
                <w:sz w:val="20"/>
                <w:szCs w:val="20"/>
                <w:rtl w:val="0"/>
              </w:rPr>
              <w:t xml:space="preserve">[-.23, .49]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1">
            <w:pPr>
              <w:widowControl w:val="0"/>
              <w:rPr/>
            </w:pPr>
            <w:r w:rsidDel="00000000" w:rsidR="00000000" w:rsidRPr="00000000">
              <w:rPr>
                <w:sz w:val="20"/>
                <w:szCs w:val="20"/>
                <w:rtl w:val="0"/>
              </w:rPr>
              <w:t xml:space="preserve">[-.62,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2">
            <w:pPr>
              <w:widowControl w:val="0"/>
              <w:rPr/>
            </w:pPr>
            <w:r w:rsidDel="00000000" w:rsidR="00000000" w:rsidRPr="00000000">
              <w:rPr>
                <w:sz w:val="20"/>
                <w:szCs w:val="20"/>
                <w:rtl w:val="0"/>
              </w:rPr>
              <w:t xml:space="preserve">[-.29, .44]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B">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C">
            <w:pPr>
              <w:widowControl w:val="0"/>
              <w:rPr/>
            </w:pPr>
            <w:r w:rsidDel="00000000" w:rsidR="00000000" w:rsidRPr="00000000">
              <w:rPr>
                <w:rtl w:val="0"/>
              </w:rPr>
              <w:t xml:space="preserve">10. fiw_Total_2023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D">
            <w:pPr>
              <w:widowControl w:val="0"/>
              <w:rPr/>
            </w:pPr>
            <w:r w:rsidDel="00000000" w:rsidR="00000000" w:rsidRPr="00000000">
              <w:rPr>
                <w:rtl w:val="0"/>
              </w:rPr>
              <w:t xml:space="preserve">61.68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E">
            <w:pPr>
              <w:widowControl w:val="0"/>
              <w:rPr/>
            </w:pPr>
            <w:r w:rsidDel="00000000" w:rsidR="00000000" w:rsidRPr="00000000">
              <w:rPr>
                <w:rtl w:val="0"/>
              </w:rPr>
              <w:t xml:space="preserve">28.33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3F">
            <w:pPr>
              <w:widowControl w:val="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0">
            <w:pPr>
              <w:widowControl w:val="0"/>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1">
            <w:pPr>
              <w:widowControl w:val="0"/>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2">
            <w:pPr>
              <w:widowControl w:val="0"/>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3">
            <w:pPr>
              <w:widowControl w:val="0"/>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4">
            <w:pPr>
              <w:widowControl w:val="0"/>
              <w:rPr/>
            </w:pPr>
            <w:r w:rsidDel="00000000" w:rsidR="00000000" w:rsidRPr="00000000">
              <w:rPr>
                <w:rtl w:val="0"/>
              </w:rPr>
              <w:t xml:space="preserve">-.51**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8">
            <w:pPr>
              <w:widowControl w:val="0"/>
              <w:rPr/>
            </w:pPr>
            <w:r w:rsidDel="00000000" w:rsidR="00000000" w:rsidRPr="00000000">
              <w:rPr>
                <w:sz w:val="20"/>
                <w:szCs w:val="20"/>
                <w:rtl w:val="0"/>
              </w:rPr>
              <w:t xml:space="preserve">[-.01,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9">
            <w:pPr>
              <w:widowControl w:val="0"/>
              <w:rPr/>
            </w:pPr>
            <w:r w:rsidDel="00000000" w:rsidR="00000000" w:rsidRPr="00000000">
              <w:rPr>
                <w:sz w:val="20"/>
                <w:szCs w:val="20"/>
                <w:rtl w:val="0"/>
              </w:rPr>
              <w:t xml:space="preserve">[-.31,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A">
            <w:pPr>
              <w:widowControl w:val="0"/>
              <w:rPr/>
            </w:pPr>
            <w:r w:rsidDel="00000000" w:rsidR="00000000" w:rsidRPr="00000000">
              <w:rPr>
                <w:sz w:val="20"/>
                <w:szCs w:val="20"/>
                <w:rtl w:val="0"/>
              </w:rPr>
              <w:t xml:space="preserve">[-.55,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B">
            <w:pPr>
              <w:widowControl w:val="0"/>
              <w:rPr/>
            </w:pPr>
            <w:r w:rsidDel="00000000" w:rsidR="00000000" w:rsidRPr="00000000">
              <w:rPr>
                <w:sz w:val="20"/>
                <w:szCs w:val="20"/>
                <w:rtl w:val="0"/>
              </w:rPr>
              <w:t xml:space="preserve">[.52,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C">
            <w:pPr>
              <w:widowControl w:val="0"/>
              <w:rPr/>
            </w:pPr>
            <w:r w:rsidDel="00000000" w:rsidR="00000000" w:rsidRPr="00000000">
              <w:rPr>
                <w:sz w:val="20"/>
                <w:szCs w:val="20"/>
                <w:rtl w:val="0"/>
              </w:rPr>
              <w:t xml:space="preserve">[-.69,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D">
            <w:pPr>
              <w:widowControl w:val="0"/>
              <w:rPr/>
            </w:pPr>
            <w:r w:rsidDel="00000000" w:rsidR="00000000" w:rsidRPr="00000000">
              <w:rPr>
                <w:sz w:val="20"/>
                <w:szCs w:val="20"/>
                <w:rtl w:val="0"/>
              </w:rPr>
              <w:t xml:space="preserve">[-.67, -.29]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4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6">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7">
            <w:pPr>
              <w:widowControl w:val="0"/>
              <w:rPr/>
            </w:pPr>
            <w:r w:rsidDel="00000000" w:rsidR="00000000" w:rsidRPr="00000000">
              <w:rPr>
                <w:rtl w:val="0"/>
              </w:rPr>
              <w:t xml:space="preserve">11. hdi_value_2021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8">
            <w:pPr>
              <w:widowControl w:val="0"/>
              <w:rPr/>
            </w:pPr>
            <w:r w:rsidDel="00000000" w:rsidR="00000000" w:rsidRPr="00000000">
              <w:rPr>
                <w:rtl w:val="0"/>
              </w:rPr>
              <w:t xml:space="preserve">0.80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9">
            <w:pPr>
              <w:widowControl w:val="0"/>
              <w:rPr/>
            </w:pPr>
            <w:r w:rsidDel="00000000" w:rsidR="00000000" w:rsidRPr="00000000">
              <w:rPr>
                <w:rtl w:val="0"/>
              </w:rPr>
              <w:t xml:space="preserve">0.12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A">
            <w:pPr>
              <w:widowControl w:val="0"/>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B">
            <w:pPr>
              <w:widowControl w:val="0"/>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C">
            <w:pPr>
              <w:widowControl w:val="0"/>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D">
            <w:pPr>
              <w:widowControl w:val="0"/>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E">
            <w:pPr>
              <w:widowControl w:val="0"/>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5F">
            <w:pPr>
              <w:widowControl w:val="0"/>
              <w:rPr/>
            </w:pPr>
            <w:r w:rsidDel="00000000" w:rsidR="00000000" w:rsidRPr="00000000">
              <w:rPr>
                <w:rtl w:val="0"/>
              </w:rPr>
              <w:t xml:space="preserve">-.52**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3">
            <w:pPr>
              <w:widowControl w:val="0"/>
              <w:rPr/>
            </w:pPr>
            <w:r w:rsidDel="00000000" w:rsidR="00000000" w:rsidRPr="00000000">
              <w:rPr>
                <w:sz w:val="20"/>
                <w:szCs w:val="20"/>
                <w:rtl w:val="0"/>
              </w:rPr>
              <w:t xml:space="preserve">[-.28,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4">
            <w:pPr>
              <w:widowControl w:val="0"/>
              <w:rPr/>
            </w:pPr>
            <w:r w:rsidDel="00000000" w:rsidR="00000000" w:rsidRPr="00000000">
              <w:rPr>
                <w:sz w:val="20"/>
                <w:szCs w:val="20"/>
                <w:rtl w:val="0"/>
              </w:rPr>
              <w:t xml:space="preserve">[-.13,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5">
            <w:pPr>
              <w:widowControl w:val="0"/>
              <w:rPr/>
            </w:pPr>
            <w:r w:rsidDel="00000000" w:rsidR="00000000" w:rsidRPr="00000000">
              <w:rPr>
                <w:sz w:val="20"/>
                <w:szCs w:val="20"/>
                <w:rtl w:val="0"/>
              </w:rPr>
              <w:t xml:space="preserve">[-.37,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6">
            <w:pPr>
              <w:widowControl w:val="0"/>
              <w:rPr/>
            </w:pPr>
            <w:r w:rsidDel="00000000" w:rsidR="00000000" w:rsidRPr="00000000">
              <w:rPr>
                <w:sz w:val="20"/>
                <w:szCs w:val="20"/>
                <w:rtl w:val="0"/>
              </w:rPr>
              <w:t xml:space="preserve">[.48,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7">
            <w:pPr>
              <w:widowControl w:val="0"/>
              <w:rPr/>
            </w:pPr>
            <w:r w:rsidDel="00000000" w:rsidR="00000000" w:rsidRPr="00000000">
              <w:rPr>
                <w:sz w:val="20"/>
                <w:szCs w:val="20"/>
                <w:rtl w:val="0"/>
              </w:rPr>
              <w:t xml:space="preserve">[-.64,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68">
            <w:pPr>
              <w:widowControl w:val="0"/>
              <w:rPr/>
            </w:pPr>
            <w:r w:rsidDel="00000000" w:rsidR="00000000" w:rsidRPr="00000000">
              <w:rPr>
                <w:sz w:val="20"/>
                <w:szCs w:val="20"/>
                <w:rtl w:val="0"/>
              </w:rPr>
              <w:t xml:space="preserve">[-.68, -.31]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69">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6A">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6B">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6C">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6D">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6E">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6F">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70">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171">
            <w:pPr>
              <w:widowControl w:val="0"/>
              <w:rPr/>
            </w:pPr>
            <w:r w:rsidDel="00000000" w:rsidR="00000000" w:rsidRPr="00000000">
              <w:rPr>
                <w:rtl w:val="0"/>
              </w:rPr>
              <w:t xml:space="preserve"> </w:t>
            </w:r>
          </w:p>
        </w:tc>
      </w:tr>
    </w:tbl>
    <w:p w:rsidR="00000000" w:rsidDel="00000000" w:rsidP="00000000" w:rsidRDefault="00000000" w:rsidRPr="00000000" w14:paraId="00001172">
      <w:pPr>
        <w:widowControl w:val="0"/>
        <w:rPr/>
      </w:pPr>
      <w:r w:rsidDel="00000000" w:rsidR="00000000" w:rsidRPr="00000000">
        <w:rPr>
          <w:rtl w:val="0"/>
        </w:rPr>
      </w:r>
    </w:p>
    <w:p w:rsidR="00000000" w:rsidDel="00000000" w:rsidP="00000000" w:rsidRDefault="00000000" w:rsidRPr="00000000" w14:paraId="00001173">
      <w:pPr>
        <w:widowControl w:val="0"/>
        <w:rPr/>
      </w:pPr>
      <w:r w:rsidDel="00000000" w:rsidR="00000000" w:rsidRPr="00000000">
        <w:rPr>
          <w:i w:val="1"/>
          <w:iCs w:val="1"/>
          <w:rtl w:val="0"/>
        </w:rPr>
        <w:t xml:space="preserve">Note.</w:t>
      </w:r>
      <w:r w:rsidDel="00000000" w:rsidR="00000000" w:rsidRPr="00000000">
        <w:rPr>
          <w:rtl w:val="0"/>
        </w:rPr>
        <w:t xml:space="preserve"> </w:t>
      </w:r>
      <w:r w:rsidDel="00000000" w:rsidR="00000000" w:rsidRPr="00000000">
        <w:rPr>
          <w:i w:val="1"/>
          <w:iCs w:val="1"/>
          <w:rtl w:val="0"/>
        </w:rPr>
        <w:t xml:space="preserve">M</w:t>
      </w:r>
      <w:r w:rsidDel="00000000" w:rsidR="00000000" w:rsidRPr="00000000">
        <w:rPr>
          <w:rtl w:val="0"/>
        </w:rPr>
        <w:t xml:space="preserve"> and </w:t>
      </w:r>
      <w:r w:rsidDel="00000000" w:rsidR="00000000" w:rsidRPr="00000000">
        <w:rPr>
          <w:i w:val="1"/>
          <w:iCs w:val="1"/>
          <w:rtl w:val="0"/>
        </w:rPr>
        <w:t xml:space="preserve">SD</w:t>
      </w:r>
      <w:r w:rsidDel="00000000" w:rsidR="00000000" w:rsidRPr="00000000">
        <w:rPr>
          <w:rtl w:val="0"/>
        </w:rPr>
        <w:t xml:space="preserve"> are used to represent mean and standard deviation, respectively. Values in square brackets indicate the 95% confidence interval for each correlation. The confidence interval is a plausible range of population correlations that could have caused the sample correlation (Cumming, 2014). * indicates </w:t>
      </w:r>
      <w:r w:rsidDel="00000000" w:rsidR="00000000" w:rsidRPr="00000000">
        <w:rPr>
          <w:i w:val="1"/>
          <w:iCs w:val="1"/>
          <w:rtl w:val="0"/>
        </w:rPr>
        <w:t xml:space="preserve">p</w:t>
      </w:r>
      <w:r w:rsidDel="00000000" w:rsidR="00000000" w:rsidRPr="00000000">
        <w:rPr>
          <w:rtl w:val="0"/>
        </w:rPr>
        <w:t xml:space="preserve"> &lt; .05. ** indicates </w:t>
      </w:r>
      <w:r w:rsidDel="00000000" w:rsidR="00000000" w:rsidRPr="00000000">
        <w:rPr>
          <w:i w:val="1"/>
          <w:iCs w:val="1"/>
          <w:rtl w:val="0"/>
        </w:rPr>
        <w:t xml:space="preserve">p</w:t>
      </w:r>
      <w:r w:rsidDel="00000000" w:rsidR="00000000" w:rsidRPr="00000000">
        <w:rPr>
          <w:rtl w:val="0"/>
        </w:rPr>
        <w:t xml:space="preserve"> &lt; .01.</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b w:val="1"/>
          <w:bCs w:val="1"/>
          <w:highlight w:val="yellow"/>
          <w:rtl w:val="0"/>
        </w:rPr>
        <w:t xml:space="preserve">Table S..</w:t>
      </w:r>
      <w:r w:rsidDel="00000000" w:rsidR="00000000" w:rsidRPr="00000000">
        <w:rPr>
          <w:b w:val="1"/>
          <w:bCs w:val="1"/>
          <w:rtl w:val="0"/>
        </w:rPr>
        <w:t xml:space="preserve"> </w:t>
      </w:r>
      <w:r w:rsidDel="00000000" w:rsidR="00000000" w:rsidRPr="00000000">
        <w:rPr>
          <w:rtl w:val="0"/>
        </w:rPr>
        <w:t xml:space="preserve">DHF and other cultural dimensions</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widowControl w:val="0"/>
        <w:rPr/>
      </w:pPr>
      <w:r w:rsidDel="00000000" w:rsidR="00000000" w:rsidRPr="00000000">
        <w:rPr>
          <w:rtl w:val="0"/>
        </w:rPr>
      </w:r>
    </w:p>
    <w:tbl>
      <w:tblPr>
        <w:tblStyle w:val="Table42"/>
        <w:tblW w:w="11628.0" w:type="dxa"/>
        <w:jc w:val="left"/>
        <w:tblLayout w:type="fixed"/>
        <w:tblLook w:val="0000"/>
      </w:tblPr>
      <w:tblGrid>
        <w:gridCol w:w="1835"/>
        <w:gridCol w:w="1225"/>
        <w:gridCol w:w="1224"/>
        <w:gridCol w:w="1224"/>
        <w:gridCol w:w="1224"/>
        <w:gridCol w:w="1224"/>
        <w:gridCol w:w="1224"/>
        <w:gridCol w:w="1224"/>
        <w:gridCol w:w="1224"/>
        <w:tblGridChange w:id="0">
          <w:tblGrid>
            <w:gridCol w:w="1835"/>
            <w:gridCol w:w="1225"/>
            <w:gridCol w:w="1224"/>
            <w:gridCol w:w="1224"/>
            <w:gridCol w:w="1224"/>
            <w:gridCol w:w="1224"/>
            <w:gridCol w:w="1224"/>
            <w:gridCol w:w="1224"/>
            <w:gridCol w:w="1224"/>
          </w:tblGrid>
        </w:tblGridChange>
      </w:tblGrid>
      <w:tr>
        <w:trPr>
          <w:cantSplit w:val="0"/>
          <w:tblHeader w:val="0"/>
        </w:trPr>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79">
            <w:pPr>
              <w:widowControl w:val="0"/>
              <w:rPr/>
            </w:pPr>
            <w:r w:rsidDel="00000000" w:rsidR="00000000" w:rsidRPr="00000000">
              <w:rPr>
                <w:rtl w:val="0"/>
              </w:rPr>
              <w:t xml:space="preserve">Variable</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7A">
            <w:pPr>
              <w:widowControl w:val="0"/>
              <w:jc w:val="center"/>
              <w:rPr/>
            </w:pPr>
            <w:r w:rsidDel="00000000" w:rsidR="00000000" w:rsidRPr="00000000">
              <w:rPr>
                <w:i w:val="1"/>
                <w:iCs w:val="1"/>
                <w:rtl w:val="0"/>
              </w:rPr>
              <w:t xml:space="preserve">M</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7B">
            <w:pPr>
              <w:widowControl w:val="0"/>
              <w:jc w:val="center"/>
              <w:rPr/>
            </w:pPr>
            <w:r w:rsidDel="00000000" w:rsidR="00000000" w:rsidRPr="00000000">
              <w:rPr>
                <w:i w:val="1"/>
                <w:iCs w:val="1"/>
                <w:rtl w:val="0"/>
              </w:rPr>
              <w:t xml:space="preserve">SD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7C">
            <w:pPr>
              <w:widowControl w:val="0"/>
              <w:jc w:val="center"/>
              <w:rPr/>
            </w:pPr>
            <w:r w:rsidDel="00000000" w:rsidR="00000000" w:rsidRPr="00000000">
              <w:rPr>
                <w:rtl w:val="0"/>
              </w:rPr>
              <w:t xml:space="preserve">1</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7D">
            <w:pPr>
              <w:widowControl w:val="0"/>
              <w:jc w:val="center"/>
              <w:rPr/>
            </w:pPr>
            <w:r w:rsidDel="00000000" w:rsidR="00000000" w:rsidRPr="00000000">
              <w:rPr>
                <w:rtl w:val="0"/>
              </w:rPr>
              <w:t xml:space="preserve">2</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7E">
            <w:pPr>
              <w:widowControl w:val="0"/>
              <w:jc w:val="center"/>
              <w:rPr/>
            </w:pPr>
            <w:r w:rsidDel="00000000" w:rsidR="00000000" w:rsidRPr="00000000">
              <w:rPr>
                <w:rtl w:val="0"/>
              </w:rPr>
              <w:t xml:space="preserve">3</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7F">
            <w:pPr>
              <w:widowControl w:val="0"/>
              <w:jc w:val="center"/>
              <w:rPr/>
            </w:pPr>
            <w:r w:rsidDel="00000000" w:rsidR="00000000" w:rsidRPr="00000000">
              <w:rPr>
                <w:rtl w:val="0"/>
              </w:rPr>
              <w:t xml:space="preserve">4</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0">
            <w:pPr>
              <w:widowControl w:val="0"/>
              <w:jc w:val="center"/>
              <w:rPr/>
            </w:pPr>
            <w:r w:rsidDel="00000000" w:rsidR="00000000" w:rsidRPr="00000000">
              <w:rPr>
                <w:rtl w:val="0"/>
              </w:rPr>
              <w:t xml:space="preserve">5</w:t>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1">
            <w:pPr>
              <w:widowControl w:val="0"/>
              <w:jc w:val="center"/>
              <w:rPr/>
            </w:pPr>
            <w:r w:rsidDel="00000000" w:rsidR="00000000" w:rsidRPr="00000000">
              <w:rPr>
                <w:rtl w:val="0"/>
              </w:rPr>
              <w:t xml:space="preserve">6</w:t>
            </w:r>
          </w:p>
        </w:tc>
      </w:tr>
      <w:tr>
        <w:trPr>
          <w:cantSplit w:val="0"/>
          <w:tblHeader w:val="0"/>
        </w:trPr>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2">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3">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4">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5">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6">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7">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8">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9">
            <w:pPr>
              <w:widowControl w:val="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A">
            <w:pPr>
              <w:widowControl w:val="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B">
            <w:pPr>
              <w:widowControl w:val="0"/>
              <w:rPr/>
            </w:pPr>
            <w:r w:rsidDel="00000000" w:rsidR="00000000" w:rsidRPr="00000000">
              <w:rPr>
                <w:rtl w:val="0"/>
              </w:rPr>
              <w:t xml:space="preserve">1. D_normc_mean_country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C">
            <w:pPr>
              <w:widowControl w:val="0"/>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D">
            <w:pPr>
              <w:widowControl w:val="0"/>
              <w:rPr/>
            </w:pPr>
            <w:r w:rsidDel="00000000" w:rsidR="00000000" w:rsidRPr="00000000">
              <w:rPr>
                <w:rtl w:val="0"/>
              </w:rPr>
              <w:t xml:space="preserve">0.27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8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3">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C">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D">
            <w:pPr>
              <w:widowControl w:val="0"/>
              <w:rPr/>
            </w:pPr>
            <w:r w:rsidDel="00000000" w:rsidR="00000000" w:rsidRPr="00000000">
              <w:rPr>
                <w:rtl w:val="0"/>
              </w:rPr>
              <w:t xml:space="preserve">2. H_normc_mean_country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E">
            <w:pPr>
              <w:widowControl w:val="0"/>
              <w:rPr/>
            </w:pPr>
            <w:r w:rsidDel="00000000" w:rsidR="00000000" w:rsidRPr="00000000">
              <w:rPr>
                <w:rtl w:val="0"/>
              </w:rPr>
              <w:t xml:space="preserve">0.17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9F">
            <w:pPr>
              <w:widowControl w:val="0"/>
              <w:rPr/>
            </w:pPr>
            <w:r w:rsidDel="00000000" w:rsidR="00000000" w:rsidRPr="00000000">
              <w:rPr>
                <w:rtl w:val="0"/>
              </w:rPr>
              <w:t xml:space="preserve">0.21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0">
            <w:pPr>
              <w:widowControl w:val="0"/>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5">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9">
            <w:pPr>
              <w:widowControl w:val="0"/>
              <w:rPr/>
            </w:pPr>
            <w:r w:rsidDel="00000000" w:rsidR="00000000" w:rsidRPr="00000000">
              <w:rPr>
                <w:sz w:val="20"/>
                <w:szCs w:val="20"/>
                <w:rtl w:val="0"/>
              </w:rPr>
              <w:t xml:space="preserve">[-.89,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E">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A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7">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8">
            <w:pPr>
              <w:widowControl w:val="0"/>
              <w:rPr/>
            </w:pPr>
            <w:r w:rsidDel="00000000" w:rsidR="00000000" w:rsidRPr="00000000">
              <w:rPr>
                <w:rtl w:val="0"/>
              </w:rPr>
              <w:t xml:space="preserve">3. F_normc_mean_country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9">
            <w:pPr>
              <w:widowControl w:val="0"/>
              <w:rPr/>
            </w:pPr>
            <w:r w:rsidDel="00000000" w:rsidR="00000000" w:rsidRPr="00000000">
              <w:rPr>
                <w:rtl w:val="0"/>
              </w:rPr>
              <w:t xml:space="preserve">0.03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A">
            <w:pPr>
              <w:widowControl w:val="0"/>
              <w:rPr/>
            </w:pPr>
            <w:r w:rsidDel="00000000" w:rsidR="00000000" w:rsidRPr="00000000">
              <w:rPr>
                <w:rtl w:val="0"/>
              </w:rPr>
              <w:t xml:space="preserve">0.15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B">
            <w:pPr>
              <w:widowControl w:val="0"/>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C">
            <w:pPr>
              <w:widowControl w:val="0"/>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B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0">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4">
            <w:pPr>
              <w:widowControl w:val="0"/>
              <w:rPr/>
            </w:pPr>
            <w:r w:rsidDel="00000000" w:rsidR="00000000" w:rsidRPr="00000000">
              <w:rPr>
                <w:sz w:val="20"/>
                <w:szCs w:val="20"/>
                <w:rtl w:val="0"/>
              </w:rPr>
              <w:t xml:space="preserve">[-.76,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5">
            <w:pPr>
              <w:widowControl w:val="0"/>
              <w:rPr/>
            </w:pPr>
            <w:r w:rsidDel="00000000" w:rsidR="00000000" w:rsidRPr="00000000">
              <w:rPr>
                <w:sz w:val="20"/>
                <w:szCs w:val="20"/>
                <w:rtl w:val="0"/>
              </w:rPr>
              <w:t xml:space="preserve">[-.17,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9">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C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2">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3">
            <w:pPr>
              <w:widowControl w:val="0"/>
              <w:rPr/>
            </w:pPr>
            <w:r w:rsidDel="00000000" w:rsidR="00000000" w:rsidRPr="00000000">
              <w:rPr>
                <w:rtl w:val="0"/>
              </w:rPr>
              <w:t xml:space="preserve">4. D_endc_mean_country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4">
            <w:pPr>
              <w:widowControl w:val="0"/>
              <w:rPr/>
            </w:pPr>
            <w:r w:rsidDel="00000000" w:rsidR="00000000" w:rsidRPr="00000000">
              <w:rPr>
                <w:rtl w:val="0"/>
              </w:rPr>
              <w:t xml:space="preserve">0.66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5">
            <w:pPr>
              <w:widowControl w:val="0"/>
              <w:rPr/>
            </w:pPr>
            <w:r w:rsidDel="00000000" w:rsidR="00000000" w:rsidRPr="00000000">
              <w:rPr>
                <w:rtl w:val="0"/>
              </w:rPr>
              <w:t xml:space="preserve">0.27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6">
            <w:pPr>
              <w:widowControl w:val="0"/>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7">
            <w:pPr>
              <w:widowControl w:val="0"/>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8">
            <w:pPr>
              <w:widowControl w:val="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B">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DF">
            <w:pPr>
              <w:widowControl w:val="0"/>
              <w:rPr/>
            </w:pPr>
            <w:r w:rsidDel="00000000" w:rsidR="00000000" w:rsidRPr="00000000">
              <w:rPr>
                <w:sz w:val="20"/>
                <w:szCs w:val="20"/>
                <w:rtl w:val="0"/>
              </w:rPr>
              <w:t xml:space="preserve">[-.19,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0">
            <w:pPr>
              <w:widowControl w:val="0"/>
              <w:rPr/>
            </w:pPr>
            <w:r w:rsidDel="00000000" w:rsidR="00000000" w:rsidRPr="00000000">
              <w:rPr>
                <w:sz w:val="20"/>
                <w:szCs w:val="20"/>
                <w:rtl w:val="0"/>
              </w:rPr>
              <w:t xml:space="preserve">[-.04,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1">
            <w:pPr>
              <w:widowControl w:val="0"/>
              <w:rPr/>
            </w:pPr>
            <w:r w:rsidDel="00000000" w:rsidR="00000000" w:rsidRPr="00000000">
              <w:rPr>
                <w:sz w:val="20"/>
                <w:szCs w:val="20"/>
                <w:rtl w:val="0"/>
              </w:rPr>
              <w:t xml:space="preserve">[-.59,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4">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D">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E">
            <w:pPr>
              <w:widowControl w:val="0"/>
              <w:rPr/>
            </w:pPr>
            <w:r w:rsidDel="00000000" w:rsidR="00000000" w:rsidRPr="00000000">
              <w:rPr>
                <w:rtl w:val="0"/>
              </w:rPr>
              <w:t xml:space="preserve">5. H_endc_mean_country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EF">
            <w:pPr>
              <w:widowControl w:val="0"/>
              <w:rPr/>
            </w:pPr>
            <w:r w:rsidDel="00000000" w:rsidR="00000000" w:rsidRPr="00000000">
              <w:rPr>
                <w:rtl w:val="0"/>
              </w:rPr>
              <w:t xml:space="preserve">-0.28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0">
            <w:pPr>
              <w:widowControl w:val="0"/>
              <w:rPr/>
            </w:pPr>
            <w:r w:rsidDel="00000000" w:rsidR="00000000" w:rsidRPr="00000000">
              <w:rPr>
                <w:rtl w:val="0"/>
              </w:rPr>
              <w:t xml:space="preserve">0.14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1">
            <w:pPr>
              <w:widowControl w:val="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2">
            <w:pPr>
              <w:widowControl w:val="0"/>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3">
            <w:pPr>
              <w:widowControl w:val="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4">
            <w:pPr>
              <w:widowControl w:val="0"/>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6">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A">
            <w:pPr>
              <w:widowControl w:val="0"/>
              <w:rPr/>
            </w:pPr>
            <w:r w:rsidDel="00000000" w:rsidR="00000000" w:rsidRPr="00000000">
              <w:rPr>
                <w:sz w:val="20"/>
                <w:szCs w:val="20"/>
                <w:rtl w:val="0"/>
              </w:rPr>
              <w:t xml:space="preserve">[-.59,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B">
            <w:pPr>
              <w:widowControl w:val="0"/>
              <w:rPr/>
            </w:pPr>
            <w:r w:rsidDel="00000000" w:rsidR="00000000" w:rsidRPr="00000000">
              <w:rPr>
                <w:sz w:val="20"/>
                <w:szCs w:val="20"/>
                <w:rtl w:val="0"/>
              </w:rPr>
              <w:t xml:space="preserve">[.21,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C">
            <w:pPr>
              <w:widowControl w:val="0"/>
              <w:rPr/>
            </w:pPr>
            <w:r w:rsidDel="00000000" w:rsidR="00000000" w:rsidRPr="00000000">
              <w:rPr>
                <w:sz w:val="20"/>
                <w:szCs w:val="20"/>
                <w:rtl w:val="0"/>
              </w:rPr>
              <w:t xml:space="preserve">[-.14,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D">
            <w:pPr>
              <w:widowControl w:val="0"/>
              <w:rPr/>
            </w:pPr>
            <w:r w:rsidDel="00000000" w:rsidR="00000000" w:rsidRPr="00000000">
              <w:rPr>
                <w:sz w:val="20"/>
                <w:szCs w:val="20"/>
                <w:rtl w:val="0"/>
              </w:rPr>
              <w:t xml:space="preserve">[-.73,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1FF">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8">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9">
            <w:pPr>
              <w:widowControl w:val="0"/>
              <w:rPr/>
            </w:pPr>
            <w:r w:rsidDel="00000000" w:rsidR="00000000" w:rsidRPr="00000000">
              <w:rPr>
                <w:rtl w:val="0"/>
              </w:rPr>
              <w:t xml:space="preserve">6. F_endc_mean_country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A">
            <w:pPr>
              <w:widowControl w:val="0"/>
              <w:rPr/>
            </w:pPr>
            <w:r w:rsidDel="00000000" w:rsidR="00000000" w:rsidRPr="00000000">
              <w:rPr>
                <w:rtl w:val="0"/>
              </w:rPr>
              <w:t xml:space="preserve">-0.38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B">
            <w:pPr>
              <w:widowControl w:val="0"/>
              <w:rPr/>
            </w:pPr>
            <w:r w:rsidDel="00000000" w:rsidR="00000000" w:rsidRPr="00000000">
              <w:rPr>
                <w:rtl w:val="0"/>
              </w:rPr>
              <w:t xml:space="preserve">0.22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C">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D">
            <w:pPr>
              <w:widowControl w:val="0"/>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E">
            <w:pPr>
              <w:widowControl w:val="0"/>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0F">
            <w:pPr>
              <w:widowControl w:val="0"/>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0">
            <w:pPr>
              <w:widowControl w:val="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1">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5">
            <w:pPr>
              <w:widowControl w:val="0"/>
              <w:rPr/>
            </w:pPr>
            <w:r w:rsidDel="00000000" w:rsidR="00000000" w:rsidRPr="00000000">
              <w:rPr>
                <w:sz w:val="20"/>
                <w:szCs w:val="20"/>
                <w:rtl w:val="0"/>
              </w:rPr>
              <w:t xml:space="preserve">[-.08,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6">
            <w:pPr>
              <w:widowControl w:val="0"/>
              <w:rPr/>
            </w:pPr>
            <w:r w:rsidDel="00000000" w:rsidR="00000000" w:rsidRPr="00000000">
              <w:rPr>
                <w:sz w:val="20"/>
                <w:szCs w:val="20"/>
                <w:rtl w:val="0"/>
              </w:rPr>
              <w:t xml:space="preserve">[-.69,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7">
            <w:pPr>
              <w:widowControl w:val="0"/>
              <w:rPr/>
            </w:pPr>
            <w:r w:rsidDel="00000000" w:rsidR="00000000" w:rsidRPr="00000000">
              <w:rPr>
                <w:sz w:val="20"/>
                <w:szCs w:val="20"/>
                <w:rtl w:val="0"/>
              </w:rPr>
              <w:t xml:space="preserve">[.20,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8">
            <w:pPr>
              <w:widowControl w:val="0"/>
              <w:rPr/>
            </w:pPr>
            <w:r w:rsidDel="00000000" w:rsidR="00000000" w:rsidRPr="00000000">
              <w:rPr>
                <w:sz w:val="20"/>
                <w:szCs w:val="20"/>
                <w:rtl w:val="0"/>
              </w:rPr>
              <w:t xml:space="preserve">[-.92,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9">
            <w:pPr>
              <w:widowControl w:val="0"/>
              <w:rPr/>
            </w:pPr>
            <w:r w:rsidDel="00000000" w:rsidR="00000000" w:rsidRPr="00000000">
              <w:rPr>
                <w:sz w:val="20"/>
                <w:szCs w:val="20"/>
                <w:rtl w:val="0"/>
              </w:rPr>
              <w:t xml:space="preserve">[-.15,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A">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1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3">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4">
            <w:pPr>
              <w:widowControl w:val="0"/>
              <w:rPr/>
            </w:pPr>
            <w:r w:rsidDel="00000000" w:rsidR="00000000" w:rsidRPr="00000000">
              <w:rPr>
                <w:rtl w:val="0"/>
              </w:rPr>
              <w:t xml:space="preserve">7. Openness_to_Change_mean_country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5">
            <w:pPr>
              <w:widowControl w:val="0"/>
              <w:rPr/>
            </w:pPr>
            <w:r w:rsidDel="00000000" w:rsidR="00000000" w:rsidRPr="00000000">
              <w:rPr>
                <w:rtl w:val="0"/>
              </w:rPr>
              <w:t xml:space="preserve">4.37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6">
            <w:pPr>
              <w:widowControl w:val="0"/>
              <w:rPr/>
            </w:pPr>
            <w:r w:rsidDel="00000000" w:rsidR="00000000" w:rsidRPr="00000000">
              <w:rPr>
                <w:rtl w:val="0"/>
              </w:rPr>
              <w:t xml:space="preserve">0.21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7">
            <w:pPr>
              <w:widowControl w:val="0"/>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8">
            <w:pPr>
              <w:widowControl w:val="0"/>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9">
            <w:pPr>
              <w:widowControl w:val="0"/>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A">
            <w:pPr>
              <w:widowControl w:val="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B">
            <w:pPr>
              <w:widowControl w:val="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C">
            <w:pPr>
              <w:widowControl w:val="0"/>
              <w:rPr/>
            </w:pPr>
            <w:r w:rsidDel="00000000" w:rsidR="00000000" w:rsidRPr="00000000">
              <w:rPr>
                <w:rtl w:val="0"/>
              </w:rPr>
              <w:t xml:space="preserve">.42**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2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0">
            <w:pPr>
              <w:widowControl w:val="0"/>
              <w:rPr/>
            </w:pPr>
            <w:r w:rsidDel="00000000" w:rsidR="00000000" w:rsidRPr="00000000">
              <w:rPr>
                <w:sz w:val="20"/>
                <w:szCs w:val="20"/>
                <w:rtl w:val="0"/>
              </w:rPr>
              <w:t xml:space="preserve">[-.05,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1">
            <w:pPr>
              <w:widowControl w:val="0"/>
              <w:rPr/>
            </w:pPr>
            <w:r w:rsidDel="00000000" w:rsidR="00000000" w:rsidRPr="00000000">
              <w:rPr>
                <w:sz w:val="20"/>
                <w:szCs w:val="20"/>
                <w:rtl w:val="0"/>
              </w:rPr>
              <w:t xml:space="preserve">[-.48,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2">
            <w:pPr>
              <w:widowControl w:val="0"/>
              <w:rPr/>
            </w:pPr>
            <w:r w:rsidDel="00000000" w:rsidR="00000000" w:rsidRPr="00000000">
              <w:rPr>
                <w:sz w:val="20"/>
                <w:szCs w:val="20"/>
                <w:rtl w:val="0"/>
              </w:rPr>
              <w:t xml:space="preserve">[-.24,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3">
            <w:pPr>
              <w:widowControl w:val="0"/>
              <w:rPr/>
            </w:pPr>
            <w:r w:rsidDel="00000000" w:rsidR="00000000" w:rsidRPr="00000000">
              <w:rPr>
                <w:sz w:val="20"/>
                <w:szCs w:val="20"/>
                <w:rtl w:val="0"/>
              </w:rPr>
              <w:t xml:space="preserve">[-.59,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4">
            <w:pPr>
              <w:widowControl w:val="0"/>
              <w:rPr/>
            </w:pPr>
            <w:r w:rsidDel="00000000" w:rsidR="00000000" w:rsidRPr="00000000">
              <w:rPr>
                <w:sz w:val="20"/>
                <w:szCs w:val="20"/>
                <w:rtl w:val="0"/>
              </w:rPr>
              <w:t xml:space="preserve">[-.14,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5">
            <w:pPr>
              <w:widowControl w:val="0"/>
              <w:rPr/>
            </w:pPr>
            <w:r w:rsidDel="00000000" w:rsidR="00000000" w:rsidRPr="00000000">
              <w:rPr>
                <w:sz w:val="20"/>
                <w:szCs w:val="20"/>
                <w:rtl w:val="0"/>
              </w:rPr>
              <w:t xml:space="preserve">[.19, .61]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E">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3F">
            <w:pPr>
              <w:widowControl w:val="0"/>
              <w:rPr/>
            </w:pPr>
            <w:r w:rsidDel="00000000" w:rsidR="00000000" w:rsidRPr="00000000">
              <w:rPr>
                <w:rtl w:val="0"/>
              </w:rPr>
              <w:t xml:space="preserve">8. Conservation_mean_country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0">
            <w:pPr>
              <w:widowControl w:val="0"/>
              <w:rPr/>
            </w:pPr>
            <w:r w:rsidDel="00000000" w:rsidR="00000000" w:rsidRPr="00000000">
              <w:rPr>
                <w:rtl w:val="0"/>
              </w:rPr>
              <w:t xml:space="preserve">4.11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1">
            <w:pPr>
              <w:widowControl w:val="0"/>
              <w:rPr/>
            </w:pPr>
            <w:r w:rsidDel="00000000" w:rsidR="00000000" w:rsidRPr="00000000">
              <w:rPr>
                <w:rtl w:val="0"/>
              </w:rPr>
              <w:t xml:space="preserve">0.35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2">
            <w:pPr>
              <w:widowControl w:val="0"/>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3">
            <w:pPr>
              <w:widowControl w:val="0"/>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4">
            <w:pPr>
              <w:widowControl w:val="0"/>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5">
            <w:pPr>
              <w:widowControl w:val="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6">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7">
            <w:pPr>
              <w:widowControl w:val="0"/>
              <w:rPr/>
            </w:pPr>
            <w:r w:rsidDel="00000000" w:rsidR="00000000" w:rsidRPr="00000000">
              <w:rPr>
                <w:rtl w:val="0"/>
              </w:rPr>
              <w:t xml:space="preserve">.76**</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B">
            <w:pPr>
              <w:widowControl w:val="0"/>
              <w:rPr/>
            </w:pPr>
            <w:r w:rsidDel="00000000" w:rsidR="00000000" w:rsidRPr="00000000">
              <w:rPr>
                <w:sz w:val="20"/>
                <w:szCs w:val="20"/>
                <w:rtl w:val="0"/>
              </w:rPr>
              <w:t xml:space="preserve">[-.03,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C">
            <w:pPr>
              <w:widowControl w:val="0"/>
              <w:rPr/>
            </w:pPr>
            <w:r w:rsidDel="00000000" w:rsidR="00000000" w:rsidRPr="00000000">
              <w:rPr>
                <w:sz w:val="20"/>
                <w:szCs w:val="20"/>
                <w:rtl w:val="0"/>
              </w:rPr>
              <w:t xml:space="preserve">[-.57,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D">
            <w:pPr>
              <w:widowControl w:val="0"/>
              <w:rPr/>
            </w:pPr>
            <w:r w:rsidDel="00000000" w:rsidR="00000000" w:rsidRPr="00000000">
              <w:rPr>
                <w:sz w:val="20"/>
                <w:szCs w:val="20"/>
                <w:rtl w:val="0"/>
              </w:rPr>
              <w:t xml:space="preserve">[-.13,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E">
            <w:pPr>
              <w:widowControl w:val="0"/>
              <w:rPr/>
            </w:pPr>
            <w:r w:rsidDel="00000000" w:rsidR="00000000" w:rsidRPr="00000000">
              <w:rPr>
                <w:sz w:val="20"/>
                <w:szCs w:val="20"/>
                <w:rtl w:val="0"/>
              </w:rPr>
              <w:t xml:space="preserve">[-.81,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4F">
            <w:pPr>
              <w:widowControl w:val="0"/>
              <w:rPr/>
            </w:pPr>
            <w:r w:rsidDel="00000000" w:rsidR="00000000" w:rsidRPr="00000000">
              <w:rPr>
                <w:sz w:val="20"/>
                <w:szCs w:val="20"/>
                <w:rtl w:val="0"/>
              </w:rPr>
              <w:t xml:space="preserve">[-.09,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0">
            <w:pPr>
              <w:widowControl w:val="0"/>
              <w:rPr/>
            </w:pPr>
            <w:r w:rsidDel="00000000" w:rsidR="00000000" w:rsidRPr="00000000">
              <w:rPr>
                <w:sz w:val="20"/>
                <w:szCs w:val="20"/>
                <w:rtl w:val="0"/>
              </w:rPr>
              <w:t xml:space="preserve">[.62, .85]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9">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A">
            <w:pPr>
              <w:widowControl w:val="0"/>
              <w:rPr/>
            </w:pPr>
            <w:r w:rsidDel="00000000" w:rsidR="00000000" w:rsidRPr="00000000">
              <w:rPr>
                <w:rtl w:val="0"/>
              </w:rPr>
              <w:t xml:space="preserve">9. Self_Transcendence_mean_country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B">
            <w:pPr>
              <w:widowControl w:val="0"/>
              <w:rPr/>
            </w:pPr>
            <w:r w:rsidDel="00000000" w:rsidR="00000000" w:rsidRPr="00000000">
              <w:rPr>
                <w:rtl w:val="0"/>
              </w:rPr>
              <w:t xml:space="preserve">4.84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C">
            <w:pPr>
              <w:widowControl w:val="0"/>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D">
            <w:pPr>
              <w:widowControl w:val="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E">
            <w:pPr>
              <w:widowControl w:val="0"/>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5F">
            <w:pPr>
              <w:widowControl w:val="0"/>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0">
            <w:pPr>
              <w:widowControl w:val="0"/>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1">
            <w:pPr>
              <w:widowControl w:val="0"/>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2">
            <w:pPr>
              <w:widowControl w:val="0"/>
              <w:rPr/>
            </w:pPr>
            <w:r w:rsidDel="00000000" w:rsidR="00000000" w:rsidRPr="00000000">
              <w:rPr>
                <w:rtl w:val="0"/>
              </w:rPr>
              <w:t xml:space="preserve">-.18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6">
            <w:pPr>
              <w:widowControl w:val="0"/>
              <w:rPr/>
            </w:pPr>
            <w:r w:rsidDel="00000000" w:rsidR="00000000" w:rsidRPr="00000000">
              <w:rPr>
                <w:sz w:val="20"/>
                <w:szCs w:val="20"/>
                <w:rtl w:val="0"/>
              </w:rPr>
              <w:t xml:space="preserve">[-.15,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7">
            <w:pPr>
              <w:widowControl w:val="0"/>
              <w:rPr/>
            </w:pPr>
            <w:r w:rsidDel="00000000" w:rsidR="00000000" w:rsidRPr="00000000">
              <w:rPr>
                <w:sz w:val="20"/>
                <w:szCs w:val="20"/>
                <w:rtl w:val="0"/>
              </w:rPr>
              <w:t xml:space="preserve">[-.19,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8">
            <w:pPr>
              <w:widowControl w:val="0"/>
              <w:rPr/>
            </w:pPr>
            <w:r w:rsidDel="00000000" w:rsidR="00000000" w:rsidRPr="00000000">
              <w:rPr>
                <w:sz w:val="20"/>
                <w:szCs w:val="20"/>
                <w:rtl w:val="0"/>
              </w:rPr>
              <w:t xml:space="preserve">[-.48,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9">
            <w:pPr>
              <w:widowControl w:val="0"/>
              <w:rPr/>
            </w:pPr>
            <w:r w:rsidDel="00000000" w:rsidR="00000000" w:rsidRPr="00000000">
              <w:rPr>
                <w:sz w:val="20"/>
                <w:szCs w:val="20"/>
                <w:rtl w:val="0"/>
              </w:rPr>
              <w:t xml:space="preserve">[.07,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A">
            <w:pPr>
              <w:widowControl w:val="0"/>
              <w:rPr/>
            </w:pPr>
            <w:r w:rsidDel="00000000" w:rsidR="00000000" w:rsidRPr="00000000">
              <w:rPr>
                <w:sz w:val="20"/>
                <w:szCs w:val="20"/>
                <w:rtl w:val="0"/>
              </w:rPr>
              <w:t xml:space="preserve">[-.53, -.08]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B">
            <w:pPr>
              <w:widowControl w:val="0"/>
              <w:rPr/>
            </w:pPr>
            <w:r w:rsidDel="00000000" w:rsidR="00000000" w:rsidRPr="00000000">
              <w:rPr>
                <w:sz w:val="20"/>
                <w:szCs w:val="20"/>
                <w:rtl w:val="0"/>
              </w:rPr>
              <w:t xml:space="preserve">[-.41, .07]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6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4">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5">
            <w:pPr>
              <w:widowControl w:val="0"/>
              <w:rPr/>
            </w:pPr>
            <w:r w:rsidDel="00000000" w:rsidR="00000000" w:rsidRPr="00000000">
              <w:rPr>
                <w:rtl w:val="0"/>
              </w:rPr>
              <w:t xml:space="preserve">10. Self_Enhancement_mean_country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6">
            <w:pPr>
              <w:widowControl w:val="0"/>
              <w:rPr/>
            </w:pPr>
            <w:r w:rsidDel="00000000" w:rsidR="00000000" w:rsidRPr="00000000">
              <w:rPr>
                <w:rtl w:val="0"/>
              </w:rPr>
              <w:t xml:space="preserve">4.01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7">
            <w:pPr>
              <w:widowControl w:val="0"/>
              <w:rPr/>
            </w:pPr>
            <w:r w:rsidDel="00000000" w:rsidR="00000000" w:rsidRPr="00000000">
              <w:rPr>
                <w:rtl w:val="0"/>
              </w:rPr>
              <w:t xml:space="preserve">0.35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8">
            <w:pPr>
              <w:widowControl w:val="0"/>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9">
            <w:pPr>
              <w:widowControl w:val="0"/>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A">
            <w:pPr>
              <w:widowControl w:val="0"/>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B">
            <w:pPr>
              <w:widowControl w:val="0"/>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C">
            <w:pPr>
              <w:widowControl w:val="0"/>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D">
            <w:pPr>
              <w:widowControl w:val="0"/>
              <w:rPr/>
            </w:pPr>
            <w:r w:rsidDel="00000000" w:rsidR="00000000" w:rsidRPr="00000000">
              <w:rPr>
                <w:rtl w:val="0"/>
              </w:rPr>
              <w:t xml:space="preserve">.66**</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7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1">
            <w:pPr>
              <w:widowControl w:val="0"/>
              <w:rPr/>
            </w:pPr>
            <w:r w:rsidDel="00000000" w:rsidR="00000000" w:rsidRPr="00000000">
              <w:rPr>
                <w:sz w:val="20"/>
                <w:szCs w:val="20"/>
                <w:rtl w:val="0"/>
              </w:rPr>
              <w:t xml:space="preserve">[-.28,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2">
            <w:pPr>
              <w:widowControl w:val="0"/>
              <w:rPr/>
            </w:pPr>
            <w:r w:rsidDel="00000000" w:rsidR="00000000" w:rsidRPr="00000000">
              <w:rPr>
                <w:sz w:val="20"/>
                <w:szCs w:val="20"/>
                <w:rtl w:val="0"/>
              </w:rPr>
              <w:t xml:space="preserve">[-.42, .06]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3">
            <w:pPr>
              <w:widowControl w:val="0"/>
              <w:rPr/>
            </w:pPr>
            <w:r w:rsidDel="00000000" w:rsidR="00000000" w:rsidRPr="00000000">
              <w:rPr>
                <w:sz w:val="20"/>
                <w:szCs w:val="20"/>
                <w:rtl w:val="0"/>
              </w:rPr>
              <w:t xml:space="preserve">[.08,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4">
            <w:pPr>
              <w:widowControl w:val="0"/>
              <w:rPr/>
            </w:pPr>
            <w:r w:rsidDel="00000000" w:rsidR="00000000" w:rsidRPr="00000000">
              <w:rPr>
                <w:sz w:val="20"/>
                <w:szCs w:val="20"/>
                <w:rtl w:val="0"/>
              </w:rPr>
              <w:t xml:space="preserve">[-.79,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5">
            <w:pPr>
              <w:widowControl w:val="0"/>
              <w:rPr/>
            </w:pPr>
            <w:r w:rsidDel="00000000" w:rsidR="00000000" w:rsidRPr="00000000">
              <w:rPr>
                <w:sz w:val="20"/>
                <w:szCs w:val="20"/>
                <w:rtl w:val="0"/>
              </w:rPr>
              <w:t xml:space="preserve">[.02, .49]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6">
            <w:pPr>
              <w:widowControl w:val="0"/>
              <w:rPr/>
            </w:pPr>
            <w:r w:rsidDel="00000000" w:rsidR="00000000" w:rsidRPr="00000000">
              <w:rPr>
                <w:sz w:val="20"/>
                <w:szCs w:val="20"/>
                <w:rtl w:val="0"/>
              </w:rPr>
              <w:t xml:space="preserve">[.49, .78]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8F">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0">
            <w:pPr>
              <w:widowControl w:val="0"/>
              <w:rPr/>
            </w:pPr>
            <w:r w:rsidDel="00000000" w:rsidR="00000000" w:rsidRPr="00000000">
              <w:rPr>
                <w:rtl w:val="0"/>
              </w:rPr>
              <w:t xml:space="preserve">11. tl_tightness</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1">
            <w:pPr>
              <w:widowControl w:val="0"/>
              <w:rPr/>
            </w:pPr>
            <w:r w:rsidDel="00000000" w:rsidR="00000000" w:rsidRPr="00000000">
              <w:rPr>
                <w:rtl w:val="0"/>
              </w:rPr>
              <w:t xml:space="preserve">1.97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2">
            <w:pPr>
              <w:widowControl w:val="0"/>
              <w:rPr/>
            </w:pPr>
            <w:r w:rsidDel="00000000" w:rsidR="00000000" w:rsidRPr="00000000">
              <w:rPr>
                <w:rtl w:val="0"/>
              </w:rPr>
              <w:t xml:space="preserve">0.31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3">
            <w:pPr>
              <w:widowControl w:val="0"/>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4">
            <w:pPr>
              <w:widowControl w:val="0"/>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5">
            <w:pPr>
              <w:widowControl w:val="0"/>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6">
            <w:pPr>
              <w:widowControl w:val="0"/>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7">
            <w:pPr>
              <w:widowControl w:val="0"/>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8">
            <w:pPr>
              <w:widowControl w:val="0"/>
              <w:rPr/>
            </w:pPr>
            <w:r w:rsidDel="00000000" w:rsidR="00000000" w:rsidRPr="00000000">
              <w:rPr>
                <w:rtl w:val="0"/>
              </w:rPr>
              <w:t xml:space="preserve">.69**</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C">
            <w:pPr>
              <w:widowControl w:val="0"/>
              <w:rPr/>
            </w:pPr>
            <w:r w:rsidDel="00000000" w:rsidR="00000000" w:rsidRPr="00000000">
              <w:rPr>
                <w:sz w:val="20"/>
                <w:szCs w:val="20"/>
                <w:rtl w:val="0"/>
              </w:rPr>
              <w:t xml:space="preserve">[-.34,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D">
            <w:pPr>
              <w:widowControl w:val="0"/>
              <w:rPr/>
            </w:pPr>
            <w:r w:rsidDel="00000000" w:rsidR="00000000" w:rsidRPr="00000000">
              <w:rPr>
                <w:sz w:val="20"/>
                <w:szCs w:val="20"/>
                <w:rtl w:val="0"/>
              </w:rPr>
              <w:t xml:space="preserve">[-.57,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E">
            <w:pPr>
              <w:widowControl w:val="0"/>
              <w:rPr/>
            </w:pPr>
            <w:r w:rsidDel="00000000" w:rsidR="00000000" w:rsidRPr="00000000">
              <w:rPr>
                <w:sz w:val="20"/>
                <w:szCs w:val="20"/>
                <w:rtl w:val="0"/>
              </w:rPr>
              <w:t xml:space="preserve">[.19, .68]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9F">
            <w:pPr>
              <w:widowControl w:val="0"/>
              <w:rPr/>
            </w:pPr>
            <w:r w:rsidDel="00000000" w:rsidR="00000000" w:rsidRPr="00000000">
              <w:rPr>
                <w:sz w:val="20"/>
                <w:szCs w:val="20"/>
                <w:rtl w:val="0"/>
              </w:rPr>
              <w:t xml:space="preserve">[-.81,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0">
            <w:pPr>
              <w:widowControl w:val="0"/>
              <w:rPr/>
            </w:pPr>
            <w:r w:rsidDel="00000000" w:rsidR="00000000" w:rsidRPr="00000000">
              <w:rPr>
                <w:sz w:val="20"/>
                <w:szCs w:val="20"/>
                <w:rtl w:val="0"/>
              </w:rPr>
              <w:t xml:space="preserve">[-.06,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1">
            <w:pPr>
              <w:widowControl w:val="0"/>
              <w:rPr/>
            </w:pPr>
            <w:r w:rsidDel="00000000" w:rsidR="00000000" w:rsidRPr="00000000">
              <w:rPr>
                <w:sz w:val="20"/>
                <w:szCs w:val="20"/>
                <w:rtl w:val="0"/>
              </w:rPr>
              <w:t xml:space="preserve">[.49, .83]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A">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B">
            <w:pPr>
              <w:widowControl w:val="0"/>
              <w:rPr/>
            </w:pPr>
            <w:r w:rsidDel="00000000" w:rsidR="00000000" w:rsidRPr="00000000">
              <w:rPr>
                <w:rtl w:val="0"/>
              </w:rPr>
              <w:t xml:space="preserve">12. mk_individualism_collectivism</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C">
            <w:pPr>
              <w:widowControl w:val="0"/>
              <w:rPr/>
            </w:pPr>
            <w:r w:rsidDel="00000000" w:rsidR="00000000" w:rsidRPr="00000000">
              <w:rPr>
                <w:rtl w:val="0"/>
              </w:rPr>
              <w:t xml:space="preserve">-38.45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D">
            <w:pPr>
              <w:widowControl w:val="0"/>
              <w:rPr/>
            </w:pPr>
            <w:r w:rsidDel="00000000" w:rsidR="00000000" w:rsidRPr="00000000">
              <w:rPr>
                <w:rtl w:val="0"/>
              </w:rPr>
              <w:t xml:space="preserve">88.39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E">
            <w:pPr>
              <w:widowControl w:val="0"/>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AF">
            <w:pPr>
              <w:widowControl w:val="0"/>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0">
            <w:pPr>
              <w:widowControl w:val="0"/>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1">
            <w:pPr>
              <w:widowControl w:val="0"/>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2">
            <w:pPr>
              <w:widowControl w:val="0"/>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3">
            <w:pPr>
              <w:widowControl w:val="0"/>
              <w:rPr/>
            </w:pPr>
            <w:r w:rsidDel="00000000" w:rsidR="00000000" w:rsidRPr="00000000">
              <w:rPr>
                <w:rtl w:val="0"/>
              </w:rPr>
              <w:t xml:space="preserve">-.58**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7">
            <w:pPr>
              <w:widowControl w:val="0"/>
              <w:rPr/>
            </w:pPr>
            <w:r w:rsidDel="00000000" w:rsidR="00000000" w:rsidRPr="00000000">
              <w:rPr>
                <w:sz w:val="20"/>
                <w:szCs w:val="20"/>
                <w:rtl w:val="0"/>
              </w:rPr>
              <w:t xml:space="preserve">[-.13,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8">
            <w:pPr>
              <w:widowControl w:val="0"/>
              <w:rPr/>
            </w:pPr>
            <w:r w:rsidDel="00000000" w:rsidR="00000000" w:rsidRPr="00000000">
              <w:rPr>
                <w:sz w:val="20"/>
                <w:szCs w:val="20"/>
                <w:rtl w:val="0"/>
              </w:rPr>
              <w:t xml:space="preserve">[-.25,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9">
            <w:pPr>
              <w:widowControl w:val="0"/>
              <w:rPr/>
            </w:pPr>
            <w:r w:rsidDel="00000000" w:rsidR="00000000" w:rsidRPr="00000000">
              <w:rPr>
                <w:sz w:val="20"/>
                <w:szCs w:val="20"/>
                <w:rtl w:val="0"/>
              </w:rPr>
              <w:t xml:space="preserve">[-.50,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A">
            <w:pPr>
              <w:widowControl w:val="0"/>
              <w:rPr/>
            </w:pPr>
            <w:r w:rsidDel="00000000" w:rsidR="00000000" w:rsidRPr="00000000">
              <w:rPr>
                <w:sz w:val="20"/>
                <w:szCs w:val="20"/>
                <w:rtl w:val="0"/>
              </w:rPr>
              <w:t xml:space="preserve">[.60,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B">
            <w:pPr>
              <w:widowControl w:val="0"/>
              <w:rPr/>
            </w:pPr>
            <w:r w:rsidDel="00000000" w:rsidR="00000000" w:rsidRPr="00000000">
              <w:rPr>
                <w:sz w:val="20"/>
                <w:szCs w:val="20"/>
                <w:rtl w:val="0"/>
              </w:rPr>
              <w:t xml:space="preserve">[-.68,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C">
            <w:pPr>
              <w:widowControl w:val="0"/>
              <w:rPr/>
            </w:pPr>
            <w:r w:rsidDel="00000000" w:rsidR="00000000" w:rsidRPr="00000000">
              <w:rPr>
                <w:sz w:val="20"/>
                <w:szCs w:val="20"/>
                <w:rtl w:val="0"/>
              </w:rPr>
              <w:t xml:space="preserve">[-.73, -.37]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B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5">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6">
            <w:pPr>
              <w:widowControl w:val="0"/>
              <w:rPr/>
            </w:pPr>
            <w:r w:rsidDel="00000000" w:rsidR="00000000" w:rsidRPr="00000000">
              <w:rPr>
                <w:rtl w:val="0"/>
              </w:rPr>
              <w:t xml:space="preserve">13. mk_flexibility_monumentalism</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7">
            <w:pPr>
              <w:widowControl w:val="0"/>
              <w:rPr/>
            </w:pPr>
            <w:r w:rsidDel="00000000" w:rsidR="00000000" w:rsidRPr="00000000">
              <w:rPr>
                <w:rtl w:val="0"/>
              </w:rPr>
              <w:t xml:space="preserve">-17.50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8">
            <w:pPr>
              <w:widowControl w:val="0"/>
              <w:rPr/>
            </w:pPr>
            <w:r w:rsidDel="00000000" w:rsidR="00000000" w:rsidRPr="00000000">
              <w:rPr>
                <w:rtl w:val="0"/>
              </w:rPr>
              <w:t xml:space="preserve">83.64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9">
            <w:pPr>
              <w:widowControl w:val="0"/>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A">
            <w:pPr>
              <w:widowControl w:val="0"/>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B">
            <w:pPr>
              <w:widowControl w:val="0"/>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C">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D">
            <w:pPr>
              <w:widowControl w:val="0"/>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E">
            <w:pPr>
              <w:widowControl w:val="0"/>
              <w:rPr/>
            </w:pPr>
            <w:r w:rsidDel="00000000" w:rsidR="00000000" w:rsidRPr="00000000">
              <w:rPr>
                <w:rtl w:val="0"/>
              </w:rPr>
              <w:t xml:space="preserve">-.05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C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2">
            <w:pPr>
              <w:widowControl w:val="0"/>
              <w:rPr/>
            </w:pPr>
            <w:r w:rsidDel="00000000" w:rsidR="00000000" w:rsidRPr="00000000">
              <w:rPr>
                <w:sz w:val="20"/>
                <w:szCs w:val="20"/>
                <w:rtl w:val="0"/>
              </w:rPr>
              <w:t xml:space="preserve">[-.34,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3">
            <w:pPr>
              <w:widowControl w:val="0"/>
              <w:rPr/>
            </w:pPr>
            <w:r w:rsidDel="00000000" w:rsidR="00000000" w:rsidRPr="00000000">
              <w:rPr>
                <w:sz w:val="20"/>
                <w:szCs w:val="20"/>
                <w:rtl w:val="0"/>
              </w:rPr>
              <w:t xml:space="preserve">[-.34,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4">
            <w:pPr>
              <w:widowControl w:val="0"/>
              <w:rPr/>
            </w:pPr>
            <w:r w:rsidDel="00000000" w:rsidR="00000000" w:rsidRPr="00000000">
              <w:rPr>
                <w:sz w:val="20"/>
                <w:szCs w:val="20"/>
                <w:rtl w:val="0"/>
              </w:rPr>
              <w:t xml:space="preserve">[-.01, .49]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5">
            <w:pPr>
              <w:widowControl w:val="0"/>
              <w:rPr/>
            </w:pPr>
            <w:r w:rsidDel="00000000" w:rsidR="00000000" w:rsidRPr="00000000">
              <w:rPr>
                <w:sz w:val="20"/>
                <w:szCs w:val="20"/>
                <w:rtl w:val="0"/>
              </w:rPr>
              <w:t xml:space="preserve">[-.10, .41]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6">
            <w:pPr>
              <w:widowControl w:val="0"/>
              <w:rPr/>
            </w:pPr>
            <w:r w:rsidDel="00000000" w:rsidR="00000000" w:rsidRPr="00000000">
              <w:rPr>
                <w:sz w:val="20"/>
                <w:szCs w:val="20"/>
                <w:rtl w:val="0"/>
              </w:rPr>
              <w:t xml:space="preserve">[-.46,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7">
            <w:pPr>
              <w:widowControl w:val="0"/>
              <w:rPr/>
            </w:pPr>
            <w:r w:rsidDel="00000000" w:rsidR="00000000" w:rsidRPr="00000000">
              <w:rPr>
                <w:sz w:val="20"/>
                <w:szCs w:val="20"/>
                <w:rtl w:val="0"/>
              </w:rPr>
              <w:t xml:space="preserve">[-.31, .21]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D">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D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0">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1">
            <w:pPr>
              <w:widowControl w:val="0"/>
              <w:rPr/>
            </w:pPr>
            <w:r w:rsidDel="00000000" w:rsidR="00000000" w:rsidRPr="00000000">
              <w:rPr>
                <w:rtl w:val="0"/>
              </w:rPr>
              <w:t xml:space="preserve">14. rm_relational_mobility</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2">
            <w:pPr>
              <w:widowControl w:val="0"/>
              <w:rPr/>
            </w:pPr>
            <w:r w:rsidDel="00000000" w:rsidR="00000000" w:rsidRPr="00000000">
              <w:rPr>
                <w:rtl w:val="0"/>
              </w:rPr>
              <w:t xml:space="preserve">-0.01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3">
            <w:pPr>
              <w:widowControl w:val="0"/>
              <w:rPr/>
            </w:pPr>
            <w:r w:rsidDel="00000000" w:rsidR="00000000" w:rsidRPr="00000000">
              <w:rPr>
                <w:rtl w:val="0"/>
              </w:rPr>
              <w:t xml:space="preserve">0.21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4">
            <w:pPr>
              <w:widowControl w:val="0"/>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5">
            <w:pPr>
              <w:widowControl w:val="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6">
            <w:pPr>
              <w:widowControl w:val="0"/>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7">
            <w:pPr>
              <w:widowControl w:val="0"/>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8">
            <w:pPr>
              <w:widowControl w:val="0"/>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9">
            <w:pPr>
              <w:widowControl w:val="0"/>
              <w:rPr/>
            </w:pPr>
            <w:r w:rsidDel="00000000" w:rsidR="00000000" w:rsidRPr="00000000">
              <w:rPr>
                <w:rtl w:val="0"/>
              </w:rPr>
              <w:t xml:space="preserve">-.60**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B">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C">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D">
            <w:pPr>
              <w:widowControl w:val="0"/>
              <w:rPr/>
            </w:pPr>
            <w:r w:rsidDel="00000000" w:rsidR="00000000" w:rsidRPr="00000000">
              <w:rPr>
                <w:sz w:val="20"/>
                <w:szCs w:val="20"/>
                <w:rtl w:val="0"/>
              </w:rPr>
              <w:t xml:space="preserve">[.13,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E">
            <w:pPr>
              <w:widowControl w:val="0"/>
              <w:rPr/>
            </w:pPr>
            <w:r w:rsidDel="00000000" w:rsidR="00000000" w:rsidRPr="00000000">
              <w:rPr>
                <w:sz w:val="20"/>
                <w:szCs w:val="20"/>
                <w:rtl w:val="0"/>
              </w:rPr>
              <w:t xml:space="preserve">[-.44,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EF">
            <w:pPr>
              <w:widowControl w:val="0"/>
              <w:rPr/>
            </w:pPr>
            <w:r w:rsidDel="00000000" w:rsidR="00000000" w:rsidRPr="00000000">
              <w:rPr>
                <w:sz w:val="20"/>
                <w:szCs w:val="20"/>
                <w:rtl w:val="0"/>
              </w:rPr>
              <w:t xml:space="preserve">[-.86,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0">
            <w:pPr>
              <w:widowControl w:val="0"/>
              <w:rPr/>
            </w:pPr>
            <w:r w:rsidDel="00000000" w:rsidR="00000000" w:rsidRPr="00000000">
              <w:rPr>
                <w:sz w:val="20"/>
                <w:szCs w:val="20"/>
                <w:rtl w:val="0"/>
              </w:rPr>
              <w:t xml:space="preserve">[.30,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1">
            <w:pPr>
              <w:widowControl w:val="0"/>
              <w:rPr/>
            </w:pPr>
            <w:r w:rsidDel="00000000" w:rsidR="00000000" w:rsidRPr="00000000">
              <w:rPr>
                <w:sz w:val="20"/>
                <w:szCs w:val="20"/>
                <w:rtl w:val="0"/>
              </w:rPr>
              <w:t xml:space="preserve">[-.60,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2">
            <w:pPr>
              <w:widowControl w:val="0"/>
              <w:rPr/>
            </w:pPr>
            <w:r w:rsidDel="00000000" w:rsidR="00000000" w:rsidRPr="00000000">
              <w:rPr>
                <w:sz w:val="20"/>
                <w:szCs w:val="20"/>
                <w:rtl w:val="0"/>
              </w:rPr>
              <w:t xml:space="preserve">[-.81, -.26]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8">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9">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A">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B">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C">
            <w:pPr>
              <w:widowControl w:val="0"/>
              <w:rPr/>
            </w:pPr>
            <w:r w:rsidDel="00000000" w:rsidR="00000000" w:rsidRPr="00000000">
              <w:rPr>
                <w:rtl w:val="0"/>
              </w:rPr>
              <w:t xml:space="preserve">15. o-c</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D">
            <w:pPr>
              <w:widowControl w:val="0"/>
              <w:rPr/>
            </w:pPr>
            <w:r w:rsidDel="00000000" w:rsidR="00000000" w:rsidRPr="00000000">
              <w:rPr>
                <w:rtl w:val="0"/>
              </w:rPr>
              <w:t xml:space="preserve">0.26</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E">
            <w:pPr>
              <w:widowControl w:val="0"/>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2FF">
            <w:pPr>
              <w:widowControl w:val="0"/>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0">
            <w:pPr>
              <w:widowControl w:val="0"/>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1">
            <w:pPr>
              <w:widowControl w:val="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2">
            <w:pPr>
              <w:widowControl w:val="0"/>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3">
            <w:pPr>
              <w:widowControl w:val="0"/>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4">
            <w:pPr>
              <w:widowControl w:val="0"/>
              <w:rPr/>
            </w:pPr>
            <w:r w:rsidDel="00000000" w:rsidR="00000000" w:rsidRPr="00000000">
              <w:rPr>
                <w:rtl w:val="0"/>
              </w:rPr>
              <w:t xml:space="preserve">-.70**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6">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7">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8">
            <w:pPr>
              <w:widowControl w:val="0"/>
              <w:rPr/>
            </w:pPr>
            <w:r w:rsidDel="00000000" w:rsidR="00000000" w:rsidRPr="00000000">
              <w:rPr>
                <w:sz w:val="20"/>
                <w:szCs w:val="20"/>
                <w:rtl w:val="0"/>
              </w:rPr>
              <w:t xml:space="preserve">[-.37,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9">
            <w:pPr>
              <w:widowControl w:val="0"/>
              <w:rPr/>
            </w:pPr>
            <w:r w:rsidDel="00000000" w:rsidR="00000000" w:rsidRPr="00000000">
              <w:rPr>
                <w:sz w:val="20"/>
                <w:szCs w:val="20"/>
                <w:rtl w:val="0"/>
              </w:rPr>
              <w:t xml:space="preserve">[.05,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A">
            <w:pPr>
              <w:widowControl w:val="0"/>
              <w:rPr/>
            </w:pPr>
            <w:r w:rsidDel="00000000" w:rsidR="00000000" w:rsidRPr="00000000">
              <w:rPr>
                <w:sz w:val="20"/>
                <w:szCs w:val="20"/>
                <w:rtl w:val="0"/>
              </w:rPr>
              <w:t xml:space="preserve">[-.40, .08]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B">
            <w:pPr>
              <w:widowControl w:val="0"/>
              <w:rPr/>
            </w:pPr>
            <w:r w:rsidDel="00000000" w:rsidR="00000000" w:rsidRPr="00000000">
              <w:rPr>
                <w:sz w:val="20"/>
                <w:szCs w:val="20"/>
                <w:rtl w:val="0"/>
              </w:rPr>
              <w:t xml:space="preserve">[.47,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C">
            <w:pPr>
              <w:widowControl w:val="0"/>
              <w:rPr/>
            </w:pPr>
            <w:r w:rsidDel="00000000" w:rsidR="00000000" w:rsidRPr="00000000">
              <w:rPr>
                <w:sz w:val="20"/>
                <w:szCs w:val="20"/>
                <w:rtl w:val="0"/>
              </w:rPr>
              <w:t xml:space="preserve">[-.38,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D">
            <w:pPr>
              <w:widowControl w:val="0"/>
              <w:rPr/>
            </w:pPr>
            <w:r w:rsidDel="00000000" w:rsidR="00000000" w:rsidRPr="00000000">
              <w:rPr>
                <w:sz w:val="20"/>
                <w:szCs w:val="20"/>
                <w:rtl w:val="0"/>
              </w:rPr>
              <w:t xml:space="preserve">[-.81, -.55]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E">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0F">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3">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4">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5">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6">
            <w:pPr>
              <w:widowControl w:val="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7">
            <w:pPr>
              <w:widowControl w:val="0"/>
              <w:rPr/>
            </w:pPr>
            <w:r w:rsidDel="00000000" w:rsidR="00000000" w:rsidRPr="00000000">
              <w:rPr>
                <w:rtl w:val="0"/>
              </w:rPr>
              <w:t xml:space="preserve">16. st-se</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8">
            <w:pPr>
              <w:widowControl w:val="0"/>
              <w:rPr/>
            </w:pPr>
            <w:r w:rsidDel="00000000" w:rsidR="00000000" w:rsidRPr="00000000">
              <w:rPr>
                <w:rtl w:val="0"/>
              </w:rPr>
              <w:t xml:space="preserve">0.83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9">
            <w:pPr>
              <w:widowControl w:val="0"/>
              <w:rPr/>
            </w:pPr>
            <w:r w:rsidDel="00000000" w:rsidR="00000000" w:rsidRPr="00000000">
              <w:rPr>
                <w:rtl w:val="0"/>
              </w:rPr>
              <w:t xml:space="preserve">0.43</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A">
            <w:pPr>
              <w:widowControl w:val="0"/>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B">
            <w:pPr>
              <w:widowControl w:val="0"/>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C">
            <w:pPr>
              <w:widowControl w:val="0"/>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D">
            <w:pPr>
              <w:widowControl w:val="0"/>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E">
            <w:pPr>
              <w:widowControl w:val="0"/>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1F">
            <w:pPr>
              <w:widowControl w:val="0"/>
              <w:rPr/>
            </w:pPr>
            <w:r w:rsidDel="00000000" w:rsidR="00000000" w:rsidRPr="00000000">
              <w:rPr>
                <w:rtl w:val="0"/>
              </w:rPr>
              <w:t xml:space="preserve">-.63**</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0">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1">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2">
            <w:pPr>
              <w:widowControl w:val="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3">
            <w:pPr>
              <w:widowControl w:val="0"/>
              <w:rPr/>
            </w:pPr>
            <w:r w:rsidDel="00000000" w:rsidR="00000000" w:rsidRPr="00000000">
              <w:rPr>
                <w:sz w:val="20"/>
                <w:szCs w:val="20"/>
                <w:rtl w:val="0"/>
              </w:rPr>
              <w:t xml:space="preserve">[-.17,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4">
            <w:pPr>
              <w:widowControl w:val="0"/>
              <w:rPr/>
            </w:pPr>
            <w:r w:rsidDel="00000000" w:rsidR="00000000" w:rsidRPr="00000000">
              <w:rPr>
                <w:sz w:val="20"/>
                <w:szCs w:val="20"/>
                <w:rtl w:val="0"/>
              </w:rPr>
              <w:t xml:space="preserve">[-.07, .42]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5">
            <w:pPr>
              <w:widowControl w:val="0"/>
              <w:rPr/>
            </w:pPr>
            <w:r w:rsidDel="00000000" w:rsidR="00000000" w:rsidRPr="00000000">
              <w:rPr>
                <w:sz w:val="20"/>
                <w:szCs w:val="20"/>
                <w:rtl w:val="0"/>
              </w:rPr>
              <w:t xml:space="preserve">[-.60,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6">
            <w:pPr>
              <w:widowControl w:val="0"/>
              <w:rPr/>
            </w:pPr>
            <w:r w:rsidDel="00000000" w:rsidR="00000000" w:rsidRPr="00000000">
              <w:rPr>
                <w:sz w:val="20"/>
                <w:szCs w:val="20"/>
                <w:rtl w:val="0"/>
              </w:rPr>
              <w:t xml:space="preserve">[.58,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7">
            <w:pPr>
              <w:widowControl w:val="0"/>
              <w:rPr/>
            </w:pPr>
            <w:r w:rsidDel="00000000" w:rsidR="00000000" w:rsidRPr="00000000">
              <w:rPr>
                <w:sz w:val="20"/>
                <w:szCs w:val="20"/>
                <w:rtl w:val="0"/>
              </w:rPr>
              <w:t xml:space="preserve">[-.60,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1328">
            <w:pPr>
              <w:widowControl w:val="0"/>
              <w:rPr/>
            </w:pPr>
            <w:r w:rsidDel="00000000" w:rsidR="00000000" w:rsidRPr="00000000">
              <w:rPr>
                <w:sz w:val="20"/>
                <w:szCs w:val="20"/>
                <w:rtl w:val="0"/>
              </w:rPr>
              <w:t xml:space="preserve">[-.76, -.45]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29">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2A">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2B">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2C">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2D">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2E">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2F">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30">
            <w:pPr>
              <w:widowControl w:val="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1331">
            <w:pPr>
              <w:widowControl w:val="0"/>
              <w:rPr/>
            </w:pPr>
            <w:r w:rsidDel="00000000" w:rsidR="00000000" w:rsidRPr="00000000">
              <w:rPr>
                <w:rtl w:val="0"/>
              </w:rPr>
              <w:t xml:space="preserve"> </w:t>
            </w:r>
          </w:p>
        </w:tc>
      </w:tr>
    </w:tbl>
    <w:p w:rsidR="00000000" w:rsidDel="00000000" w:rsidP="00000000" w:rsidRDefault="00000000" w:rsidRPr="00000000" w14:paraId="00001332">
      <w:pPr>
        <w:widowControl w:val="0"/>
        <w:rPr/>
      </w:pPr>
      <w:r w:rsidDel="00000000" w:rsidR="00000000" w:rsidRPr="00000000">
        <w:rPr>
          <w:rtl w:val="0"/>
        </w:rPr>
      </w:r>
    </w:p>
    <w:p w:rsidR="00000000" w:rsidDel="00000000" w:rsidP="00000000" w:rsidRDefault="00000000" w:rsidRPr="00000000" w14:paraId="00001333">
      <w:pPr>
        <w:widowControl w:val="0"/>
        <w:rPr/>
      </w:pPr>
      <w:r w:rsidDel="00000000" w:rsidR="00000000" w:rsidRPr="00000000">
        <w:rPr>
          <w:i w:val="1"/>
          <w:iCs w:val="1"/>
          <w:rtl w:val="0"/>
        </w:rPr>
        <w:t xml:space="preserve">Note.</w:t>
      </w:r>
      <w:r w:rsidDel="00000000" w:rsidR="00000000" w:rsidRPr="00000000">
        <w:rPr>
          <w:rtl w:val="0"/>
        </w:rPr>
        <w:t xml:space="preserve"> </w:t>
      </w:r>
      <w:r w:rsidDel="00000000" w:rsidR="00000000" w:rsidRPr="00000000">
        <w:rPr>
          <w:i w:val="1"/>
          <w:iCs w:val="1"/>
          <w:rtl w:val="0"/>
        </w:rPr>
        <w:t xml:space="preserve">M</w:t>
      </w:r>
      <w:r w:rsidDel="00000000" w:rsidR="00000000" w:rsidRPr="00000000">
        <w:rPr>
          <w:rtl w:val="0"/>
        </w:rPr>
        <w:t xml:space="preserve"> and </w:t>
      </w:r>
      <w:r w:rsidDel="00000000" w:rsidR="00000000" w:rsidRPr="00000000">
        <w:rPr>
          <w:i w:val="1"/>
          <w:iCs w:val="1"/>
          <w:rtl w:val="0"/>
        </w:rPr>
        <w:t xml:space="preserve">SD</w:t>
      </w:r>
      <w:r w:rsidDel="00000000" w:rsidR="00000000" w:rsidRPr="00000000">
        <w:rPr>
          <w:rtl w:val="0"/>
        </w:rPr>
        <w:t xml:space="preserve"> are used to represent mean and standard deviation, respectively. Values in square brackets indicate the 95% confidence interval for each correlation. The confidence interval is a plausible range of population correlations that could have caused the sample correlation (Cumming, 2014). * indicates </w:t>
      </w:r>
      <w:r w:rsidDel="00000000" w:rsidR="00000000" w:rsidRPr="00000000">
        <w:rPr>
          <w:i w:val="1"/>
          <w:iCs w:val="1"/>
          <w:rtl w:val="0"/>
        </w:rPr>
        <w:t xml:space="preserve">p</w:t>
      </w:r>
      <w:r w:rsidDel="00000000" w:rsidR="00000000" w:rsidRPr="00000000">
        <w:rPr>
          <w:rtl w:val="0"/>
        </w:rPr>
        <w:t xml:space="preserve"> &lt; .05. ** indicates </w:t>
      </w:r>
      <w:r w:rsidDel="00000000" w:rsidR="00000000" w:rsidRPr="00000000">
        <w:rPr>
          <w:i w:val="1"/>
          <w:iCs w:val="1"/>
          <w:rtl w:val="0"/>
        </w:rPr>
        <w:t xml:space="preserve">p</w:t>
      </w:r>
      <w:r w:rsidDel="00000000" w:rsidR="00000000" w:rsidRPr="00000000">
        <w:rPr>
          <w:rtl w:val="0"/>
        </w:rPr>
        <w:t xml:space="preserve"> &lt; .01.</w:t>
      </w:r>
    </w:p>
    <w:p w:rsidR="00000000" w:rsidDel="00000000" w:rsidP="00000000" w:rsidRDefault="00000000" w:rsidRPr="00000000" w14:paraId="00001334">
      <w:pPr>
        <w:rPr/>
        <w:sectPr>
          <w:type w:val="nextPage"/>
          <w:pgSz w:h="12240" w:w="15840" w:orient="landscape"/>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u w:val="single"/>
        </w:rPr>
      </w:pPr>
      <w:r w:rsidDel="00000000" w:rsidR="00000000" w:rsidRPr="00000000">
        <w:rPr>
          <w:u w:val="single"/>
          <w:rtl w:val="0"/>
        </w:rPr>
        <w:t xml:space="preserve">Main study: Individual-level correlates of DHF</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b w:val="1"/>
          <w:bCs w:val="1"/>
        </w:rPr>
      </w:pPr>
      <w:r w:rsidDel="00000000" w:rsidR="00000000" w:rsidRPr="00000000">
        <w:rPr>
          <w:b w:val="1"/>
          <w:bCs w:val="1"/>
          <w:rtl w:val="0"/>
        </w:rPr>
        <w:t xml:space="preserve">DHF and prosociality</w:t>
      </w:r>
    </w:p>
    <w:p w:rsidR="00000000" w:rsidDel="00000000" w:rsidP="00000000" w:rsidRDefault="00000000" w:rsidRPr="00000000" w14:paraId="00001339">
      <w:pPr>
        <w:rPr/>
      </w:pPr>
      <w:r w:rsidDel="00000000" w:rsidR="00000000" w:rsidRPr="00000000">
        <w:rPr>
          <w:highlight w:val="yellow"/>
          <w:rtl w:val="0"/>
        </w:rPr>
        <w:t xml:space="preserve">[Tables in line with prereg H2-H3]</w:t>
      </w:r>
      <w:r w:rsidDel="00000000" w:rsidR="00000000" w:rsidRPr="00000000">
        <w:rPr>
          <w:rtl w:val="0"/>
        </w:rPr>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b w:val="1"/>
          <w:bCs w:val="1"/>
        </w:rPr>
      </w:pPr>
      <w:r w:rsidDel="00000000" w:rsidR="00000000" w:rsidRPr="00000000">
        <w:rPr>
          <w:b w:val="1"/>
          <w:bCs w:val="1"/>
          <w:rtl w:val="0"/>
        </w:rPr>
        <w:t xml:space="preserve">Other attitudinal and behavioral manifestations of DHF</w:t>
      </w:r>
    </w:p>
    <w:p w:rsidR="00000000" w:rsidDel="00000000" w:rsidP="00000000" w:rsidRDefault="00000000" w:rsidRPr="00000000" w14:paraId="0000133C">
      <w:pPr>
        <w:rPr/>
      </w:pPr>
      <w:r w:rsidDel="00000000" w:rsidR="00000000" w:rsidRPr="00000000">
        <w:rPr>
          <w:highlight w:val="yellow"/>
          <w:rtl w:val="0"/>
        </w:rPr>
        <w:t xml:space="preserve">[Tables in line with prepreg H4-H5 + table with individual-level correlations of DHF endorsement with values and moral foundations]</w:t>
      </w:r>
      <w:r w:rsidDel="00000000" w:rsidR="00000000" w:rsidRPr="00000000">
        <w:rPr>
          <w:rtl w:val="0"/>
        </w:rPr>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sine Grigoryan" w:id="43" w:date="2025-10-09T23:13:41Z">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into separate tables for endorsement and norms? Add data on democracy/rule of law from the other dataset?</w:t>
      </w:r>
    </w:p>
  </w:comment>
  <w:comment w:author="Maja Becker" w:id="4" w:date="2025-11-23T19:28:28Z">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@priyasilverstein@gmail.com or @lusine.grigoryan@york.ac.uk see if you want to add the numbers here or rather provide this infos elsewhere, in which case feel free to remove this bit here</w:t>
      </w:r>
    </w:p>
  </w:comment>
  <w:comment w:author="Priya Silverstein" w:id="5" w:date="2025-11-24T09:46:48Z">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makes more sense to be included elsewhere, but good flag to include this! Maybe in the "sample summary", what do you think @anigrigoryanpsy@gmail.com ?</w:t>
      </w:r>
    </w:p>
  </w:comment>
  <w:comment w:author="Lusine Grigoryan" w:id="14" w:date="2025-10-09T23:13:41Z">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 jan, could you produce a table like this?</w:t>
      </w:r>
    </w:p>
  </w:comment>
  <w:comment w:author="Lusine Grigoryan" w:id="32" w:date="2025-10-09T19:30:00Z">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 jan, could you please reformat all the tables for this section on collaborator feedback the same way I reformatted this one? Changes made: adding table number and name (6.1-6.6); items as the first column; changes in the headings; and shortening SDs by a decimal point.</w:t>
      </w:r>
    </w:p>
  </w:comment>
  <w:comment w:author="Priya Silverstein" w:id="16" w:date="2026-01-05T12:58:53Z">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Hebrew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יהודי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אשכנזי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Ashkenazi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Priya Silverstein" w:id="21" w:date="2025-10-14T13:33:12Z">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here it make more sense to link out to the preregistration/preregistered analysis plan, and then here describe what actually happened in past tense</w:t>
      </w:r>
    </w:p>
  </w:comment>
  <w:comment w:author="Lusine Grigoryan" w:id="22" w:date="2025-10-22T18:20:12Z">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that imply that we don't need a separate section on "deviations from preregistration", but instead we describe what we actually did and whether or not it was in line with the prereg all in one place?</w:t>
      </w:r>
    </w:p>
  </w:comment>
  <w:comment w:author="Priya Silverstein" w:id="23" w:date="2026-01-05T13:15:55Z">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personally think that would read better, but open to what others think!</w:t>
      </w:r>
    </w:p>
  </w:comment>
  <w:comment w:author="Lusine Grigoryan" w:id="36" w:date="2025-10-09T22:30:00Z">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working draft of the table, will be revised for the wording to be more presentable</w:t>
      </w:r>
    </w:p>
  </w:comment>
  <w:comment w:author="Priya Silverstein" w:id="15" w:date="2026-01-05T12:57:02Z">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Hrvati in Croatian was used (Croatian/Croat)</w:t>
      </w:r>
    </w:p>
  </w:comment>
  <w:comment w:author="Ani Grigoryan" w:id="12" w:date="2025-12-08T13:33:18Z">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analysis of the Canvas data collection close-out survey showed, across all the labs, convenience sampling, snowball sampling, and/or random sampling methods were used for data collection. These are the methods (or combinations) they mentioned. That is why I put a sentence rather than adding a separate column in the sample table to show the sampling method. But I can change it, or we can remove this information altogether if you think it's redundant.</w:t>
      </w:r>
    </w:p>
  </w:comment>
  <w:comment w:author="Priya Silverstein" w:id="13" w:date="2026-01-05T13:13:12Z">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thanks!</w:t>
      </w:r>
    </w:p>
  </w:comment>
  <w:comment w:author="Maja Becker" w:id="6" w:date="2025-11-20T07:56:31Z">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currently still a private project on the osf</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@priyasilverstein@gmail.com: what are your thoughts about when to make it pubic?</w:t>
      </w:r>
    </w:p>
  </w:comment>
  <w:comment w:author="Priya Silverstein" w:id="7" w:date="2026-01-05T13:12:30Z">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make it public upon submission, what do others think? If not, then we should replace this with a view-only link for review</w:t>
      </w:r>
    </w:p>
  </w:comment>
  <w:comment w:author="Ani Grigoryan" w:id="0" w:date="2025-11-22T23:08:43Z">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Maja, thank you so much for adding this. I was wondering whether before mentioning the requirement for local ethical approval, we should mention the initial/main York University ethical approval and the possibility for our collaborators to decide to rely on that approval based on their local rules or obtain their own.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another thing came to my mind, whether we should mention the compensation approach that some labs used, either within the ethics paragraph or in another place.</w:t>
      </w:r>
    </w:p>
  </w:comment>
  <w:comment w:author="Maja Becker" w:id="1" w:date="2025-11-23T19:31:13Z">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Ani, I amended the paragraph, see what you think</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Regarding compensation, I do not have access to the info on number of labs etc, but you are right that this should be mentioned here or elsewhere</w:t>
      </w:r>
    </w:p>
  </w:comment>
  <w:comment w:author="Priya Silverstein" w:id="2" w:date="2026-01-05T13:11:56Z">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as there is so much variation with regards to compensation, it's OK to leave this out of here but provide it in the table describing the sample-level info? What do you both think?</w:t>
      </w:r>
    </w:p>
  </w:comment>
  <w:comment w:author="Maja Becker" w:id="3" w:date="2026-01-05T14:44:22Z">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good idea @priyasilverstein@gmail.com</w:t>
      </w:r>
    </w:p>
  </w:comment>
  <w:comment w:author="Ani Grigoryan" w:id="8" w:date="2025-10-11T00:52:47Z">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wondering whether we should mention the initial sample size and then detail which exclusion criteria caused the reduction of the sample size: like attention checks (%), age (%), country of birth (%), country sample size &lt;50 (%).</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should we have a more detailed description for the dictator and ultimatum game samples, or at least mention the exact sample sizes we used for each game?</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63756652"/>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Priya Silverstein reacted with ➕ at 2025-10-14 12:34 PM</w:t>
          </w:r>
        </w:sdtContent>
      </w:sdt>
    </w:p>
  </w:comment>
  <w:comment w:author="Ani Grigoryan" w:id="9" w:date="2025-10-11T01:37:41Z">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not here, but should we have a paragraph specifically regarding missing values? I remember at different stages of our project progress we talked about the handling of missing values. Sorry, I don't remember the exact decisions we made, if we did, but from the current perspective, I was wondering whether we should mention something regarding missing values across all questionnaires and our approach of handling them. At this point, when I did the reliability check, I also extracted the completeness percentage of each questionnaire. Could that be helpful?</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03058797"/>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Priya Silverstein reacted with ➕ at 2025-10-14 12:34 PM</w:t>
          </w:r>
        </w:sdtContent>
      </w:sdt>
    </w:p>
  </w:comment>
  <w:comment w:author="Lusine Grigoryan" w:id="10" w:date="2025-10-22T18:02:24Z">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of these suggestions sound great! Could you please add a few sentences on exclusions based on each criteria and on the amount of missing data? Thank you!!</w:t>
      </w:r>
    </w:p>
  </w:comment>
  <w:comment w:author="Ani Grigoryan" w:id="11" w:date="2025-12-08T13:19:55Z">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whether the additions regarding the sample exclusion criteria and missing data are appropriate.</w:t>
      </w:r>
    </w:p>
  </w:comment>
  <w:comment w:author="Lusine Grigoryan" w:id="33" w:date="2025-10-09T21:47:00Z">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revise this section to align better with Leung &amp; Cohen’s framework (two fundamental problems and how they are addressed in each cultural logic)</w:t>
      </w:r>
    </w:p>
  </w:comment>
  <w:comment w:author="Maja Becker" w:id="37" w:date="2025-11-23T19:40:24Z">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right? i would expect Israel in the Mid-Eastern cluster?</w:t>
      </w:r>
    </w:p>
  </w:comment>
  <w:comment w:author="Priya Silverstein" w:id="38" w:date="2025-11-24T14:11:09Z">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countries highlighted in yellow by Sobhan, confusing classifications, needs explanation?</w:t>
      </w:r>
    </w:p>
  </w:comment>
  <w:comment w:author="Priya Silverstein" w:id="39" w:date="2025-11-24T14:11:54Z">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@buchananlab@gmail.com @anigrigoryanpsy@gmail.com need to add reference and explanation</w:t>
      </w:r>
    </w:p>
  </w:comment>
  <w:comment w:author="Ani Grigoryan" w:id="40" w:date="2025-11-27T15:09:25Z">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far as I could understand from the approach used: </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country clusterization is based on the extended model of the Global Clustering of Countries by Culture (GLOBE study) // Mensah, Yaw M. and Chen, Hsiao-Yin, "Global Clustering of Countries by Culture – An Extension of the GLOBE Study" (April 14, 2013). Available at SSRN: https://ssrn.com/abstract=2189904 or http://dx.doi.org/10.2139/ssrn.2189904.</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GLOBE study differentiated 10 cultural clusters based on the following nine cultural dimensions: (1) power distance, (2) uncertainty avoidance, (3) institutional collectivism, (4) in-group collectivism, (5) gender egalitarianism, (6) assertiveness, (7) performance orientation, (8) future orientation, and (9) humane orientation. The follow-up study we used extended the list of countries initially absent from the GLOBE study by applying a multivariate discriminant model with five variables ((1) racial/ethnic distribution; (2) religious distribution; (3) geographic proximity of the countries; (4) major language distribution; and (5) colonial heritage).</w:t>
      </w:r>
    </w:p>
  </w:comment>
  <w:comment w:author="Sobhan Yousefi" w:id="41" w:date="2025-12-16T19:03:20Z">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explanation, dear Ani. However, the question still stands: why are we using this particular study and grouping? Because if I'm not mistaken, there are many dozens of this kind of categorisation. Is this the biggest and most comprehensive one?</w:t>
      </w:r>
    </w:p>
  </w:comment>
  <w:comment w:author="Priya Silverstein" w:id="42" w:date="2026-01-05T13:22:21Z">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for input when you get a chance @lusine.grigoryan@york.ac.uk (no rush at all)</w:t>
      </w:r>
    </w:p>
  </w:comment>
  <w:comment w:author="Priya Silverstein" w:id="18" w:date="2026-01-05T13:08:55Z">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 w:author="Ani Grigoryan" w:id="24" w:date="2025-10-11T01:49:07Z">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flagging this part as I am not sure whether we have addressed this yet. Do we plan to have this analysis within the current manuscript? Here we mean to select the subsample of all participants who had 100% completion across all the questionnaires and redo all analyses, or only the H2-H5 hypotheses?</w:t>
      </w:r>
    </w:p>
  </w:comment>
  <w:comment w:author="Priya Silverstein" w:id="25" w:date="2025-10-14T12:51:11Z">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read this as all participants who had 100% completion across all questionnaires, do we know how many this is? I'm not sure which hypotheses this related to</w:t>
      </w:r>
    </w:p>
  </w:comment>
  <w:comment w:author="Lusine Grigoryan" w:id="26" w:date="2025-10-22T18:23:58Z">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pretty much all the analyses we do have listwise deletion by default, which means we are already using only complete cases. Curious what Erin thinks - do we actually need this robustness check?</w:t>
      </w:r>
    </w:p>
  </w:comment>
  <w:comment w:author="Priya Silverstein" w:id="27" w:date="2026-01-05T13:17:36Z">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@EBuchanan@harrisburgu.edu I can't remember what your conclusion was here about which analyses to do this for, so just flagging here. Lower priority than the other stuff you're working on for the project though! Thanks so much</w:t>
      </w:r>
    </w:p>
  </w:comment>
  <w:comment w:author="Priya Silverstein" w:id="17" w:date="2026-01-05T13:03:36Z">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 w:author="Ani Grigoryan" w:id="19" w:date="2025-10-11T01:14:06Z">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a very short introductory paragraph here that will briefly present how the final version of the DHF questionnaire was made would be beneficial: like showing the stage-by-stage development and then detailing the description of each stage. </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transition between the 1st and 2nd paragraphs here feels a bit fragmented to me.</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05106338"/>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Priya Silverstein reacted with ➕ at 2025-10-14 12:48 PM</w:t>
          </w:r>
        </w:sdtContent>
      </w:sdt>
    </w:p>
  </w:comment>
  <w:comment w:author="Lusine Grigoryan" w:id="20" w:date="2025-10-22T18:11:29Z">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kind of what I tried to do (step-by-step summary of how we arrived at the final questionnaire), but please feel free to suggest additions!</w:t>
      </w:r>
    </w:p>
  </w:comment>
  <w:comment w:author="Ani Grigoryan" w:id="34" w:date="2025-10-11T01:32:31Z">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wondering whether we should have a short paragraph as a rationale for why we measure these two levels with two questionnaires rather than having one questionnaire and aggregating country-level means from that. Perhaps the rationale could be at the conceptual level as we have here, but elaborating a bit more on our approach, especially because later in our analysis we saw that personal endorsement worked better than perceived norms and we preferred or suggested using that in our confirmatory analyses.</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24226347"/>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Priya Silverstein reacted with ➕ at 2025-10-14 13:00 PM</w:t>
          </w:r>
        </w:sdtContent>
      </w:sdt>
    </w:p>
  </w:comment>
  <w:comment w:author="Lusine Grigoryan" w:id="35" w:date="2025-10-22T18:30:26Z">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should be enough, but please feel free to revise if you have suggestions and we'll review it all together later :)</w:t>
      </w:r>
    </w:p>
  </w:comment>
  <w:comment w:author="Ani Grigoryan" w:id="28" w:date="2025-10-11T01:21:18Z">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far as I understand from the current version of the report in the main text, we touched on the analysis with the Schwartz values only. We also have the well-being questionnaire above and haven't done any analysis with it before. Do we plan to have something with this (sorry, I don't remember if we discussed this particularly for the manuscript)? If we don't include some of the exploratory analyses, should we mention somewhere that not all questionnaires were used or not all exploratory questions were addressed—something like this? (Also referring to the fact that this is rich and multi-component data that could be used by other researchers for a vast amount of research questions).</w:t>
      </w:r>
    </w:p>
  </w:comment>
  <w:comment w:author="Priya Silverstein" w:id="29" w:date="2025-10-14T12:52:28Z">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because we said "such as", we probably have flexibility here to not do all of them if we want and as you said, to flag the potential of the dataset. however, if we don't think these are interesting enough for another paper, we could do them and include them here in supplementary</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 Grigoryan reacted with 👍 at 2025-10-15 22:54 PM</w:t>
      </w:r>
    </w:p>
  </w:comment>
  <w:comment w:author="Lusine Grigoryan" w:id="30" w:date="2025-10-22T18:27:25Z">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thinking to include correlations with individual-level Schwartz values (we only have country-level atm) and with moral foundations, just for completeness, as all of these measures are often used in cross-cultural research and people would be curious to see how they relate. But I would probably leave out the rest, although I don't have a strong preference either way.</w:t>
      </w:r>
    </w:p>
  </w:comment>
  <w:comment w:author="Priya Silverstein" w:id="31" w:date="2026-01-05T13:20:42Z">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self, update all OSF links to view only links OR make public before sending for review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346" w15:done="0"/>
  <w15:commentEx w15:paraId="00001347" w15:done="0"/>
  <w15:commentEx w15:paraId="00001348" w15:paraIdParent="00001347" w15:done="0"/>
  <w15:commentEx w15:paraId="00001349" w15:done="0"/>
  <w15:commentEx w15:paraId="0000134A" w15:done="0"/>
  <w15:commentEx w15:paraId="0000134B" w15:done="0"/>
  <w15:commentEx w15:paraId="0000134C" w15:done="0"/>
  <w15:commentEx w15:paraId="0000134D" w15:paraIdParent="0000134C" w15:done="0"/>
  <w15:commentEx w15:paraId="0000134E" w15:paraIdParent="0000134C" w15:done="0"/>
  <w15:commentEx w15:paraId="0000134F" w15:done="0"/>
  <w15:commentEx w15:paraId="00001350" w15:done="0"/>
  <w15:commentEx w15:paraId="00001351" w15:done="0"/>
  <w15:commentEx w15:paraId="00001352" w15:paraIdParent="00001351" w15:done="0"/>
  <w15:commentEx w15:paraId="00001355" w15:done="0"/>
  <w15:commentEx w15:paraId="00001356" w15:paraIdParent="00001355" w15:done="0"/>
  <w15:commentEx w15:paraId="00001359" w15:done="0"/>
  <w15:commentEx w15:paraId="0000135C" w15:paraIdParent="00001359" w15:done="0"/>
  <w15:commentEx w15:paraId="0000135D" w15:paraIdParent="00001359" w15:done="0"/>
  <w15:commentEx w15:paraId="0000135E" w15:paraIdParent="00001359" w15:done="0"/>
  <w15:commentEx w15:paraId="00001363" w15:done="0"/>
  <w15:commentEx w15:paraId="00001366" w15:paraIdParent="00001363" w15:done="0"/>
  <w15:commentEx w15:paraId="00001367" w15:paraIdParent="00001363" w15:done="0"/>
  <w15:commentEx w15:paraId="00001368" w15:paraIdParent="00001363" w15:done="0"/>
  <w15:commentEx w15:paraId="00001369" w15:done="0"/>
  <w15:commentEx w15:paraId="0000136A" w15:done="0"/>
  <w15:commentEx w15:paraId="0000136B" w15:paraIdParent="0000136A" w15:done="0"/>
  <w15:commentEx w15:paraId="0000136C" w15:paraIdParent="0000136A" w15:done="0"/>
  <w15:commentEx w15:paraId="00001371" w15:paraIdParent="0000136A" w15:done="0"/>
  <w15:commentEx w15:paraId="00001372" w15:paraIdParent="0000136A" w15:done="0"/>
  <w15:commentEx w15:paraId="00001373" w15:paraIdParent="0000136A" w15:done="0"/>
  <w15:commentEx w15:paraId="00001374" w15:done="0"/>
  <w15:commentEx w15:paraId="00001375" w15:done="0"/>
  <w15:commentEx w15:paraId="00001376" w15:paraIdParent="00001375" w15:done="0"/>
  <w15:commentEx w15:paraId="00001377" w15:paraIdParent="00001375" w15:done="0"/>
  <w15:commentEx w15:paraId="00001378" w15:paraIdParent="00001375" w15:done="0"/>
  <w15:commentEx w15:paraId="00001379" w15:done="0"/>
  <w15:commentEx w15:paraId="0000137D" w15:done="0"/>
  <w15:commentEx w15:paraId="0000137E" w15:paraIdParent="0000137D" w15:done="0"/>
  <w15:commentEx w15:paraId="00001381" w15:done="0"/>
  <w15:commentEx w15:paraId="00001382" w15:paraIdParent="00001381" w15:done="0"/>
  <w15:commentEx w15:paraId="00001383" w15:done="0"/>
  <w15:commentEx w15:paraId="00001386" w15:paraIdParent="00001383" w15:done="0"/>
  <w15:commentEx w15:paraId="00001387" w15:paraIdParent="00001383" w15:done="0"/>
  <w15:commentEx w15:paraId="000013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MS Mincho"/>
  <w:font w:name="Gungsuh"/>
  <w:font w:name="Arial"/>
  <w:font w:name="Arial Unicode MS"/>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Aptos Narrow"/>
  <w:font w:name="Times"/>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134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data were from Wave 6 of the Africa Long Life Study (ALLS). Young adults were recruited into the ALLS in 2022 or early 2023 from communities throughout Namibia, Kenya, and South Africa, including urban and rural areas. Informed consent was obtained at study entry. At all subsequent waves, approximately a third of participants responded to an online survey sent directly from the University of Zurich. The remainder participated on-site, with local research assistants providing a Samsung tablet for completing the survey. Each survey included approximately 150 items (taking 20 to 40 minutes to complete) on personality traits, mental health, values, views, and life experiences. More details are available in Thalmayer et al., 2024 and at Africalonglifestudy.org. Not all of the measures included in our full DHF questionnaire battery were included in Wave 6 of the ALLS study. The measures that overlapped were: DHF items (all ALLS participants saw all of the individual items, and each participant saw a random 10/30 of the norms items), self-face and other-face concern, attitudes towards violence, and some demographics (age, gender, country of residence, and religion). Therefore, the total content of the survey was different for the ALLS data and the rest of the sample, which makes it possible that this difference could have resulted in differences in participants’ answers. Our data are openly available, and so anyone interested is welcome to investigate any possible differences for the countries where we have also data collected in the same country outside of the ALLS study (Kenya and South Africa).</w:t>
      </w:r>
    </w:p>
  </w:footnote>
  <w:footnote w:id="2">
    <w:p w:rsidR="00000000" w:rsidDel="00000000" w:rsidP="00000000" w:rsidRDefault="00000000" w:rsidRPr="00000000" w14:paraId="0000134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Cultural adjustments were minimal and equivalent in meaning; in each language we created translations that were best equivalent to the original content.</w:t>
      </w:r>
      <w:r w:rsidDel="00000000" w:rsidR="00000000" w:rsidRPr="00000000">
        <w:rPr>
          <w:rtl w:val="0"/>
        </w:rPr>
      </w:r>
    </w:p>
  </w:footnote>
  <w:footnote w:id="0">
    <w:p w:rsidR="00000000" w:rsidDel="00000000" w:rsidP="00000000" w:rsidRDefault="00000000" w:rsidRPr="00000000" w14:paraId="0000134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each country, in the ethnicity question “Which ethnic or cultural group do you identify with most?” participants had the option of the five largest ethnic or cultural groups in their country, “Other (please describe)”, “Multiple groups (please describe)”, or “I prefer not to respond”. The five options were predominantly chosen based on a combination of options from the World Values Survey and the CIA World Factbook, and asking our collaborators for their feedback.</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3F">
    <w:pPr>
      <w:jc w:val="right"/>
      <w:rPr>
        <w:sz w:val="20"/>
        <w:szCs w:val="20"/>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Letter"/>
      <w:lvlText w:val="%1."/>
      <w:lvlJc w:val="left"/>
      <w:pPr>
        <w:ind w:left="840" w:hanging="360"/>
      </w:pPr>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line="480" w:lineRule="auto"/>
    </w:pPr>
    <w:rPr>
      <w:rFonts w:ascii="Times" w:cs="Times" w:eastAsia="Times" w:hAnsi="Times"/>
      <w:b w:val="1"/>
      <w:bCs w:val="1"/>
    </w:rPr>
  </w:style>
  <w:style w:type="paragraph" w:styleId="Heading4">
    <w:name w:val="heading 4"/>
    <w:basedOn w:val="Normal"/>
    <w:next w:val="Normal"/>
    <w:pPr>
      <w:keepNext w:val="1"/>
      <w:spacing w:line="480" w:lineRule="auto"/>
    </w:pPr>
    <w:rPr>
      <w:rFonts w:ascii="Times" w:cs="Times" w:eastAsia="Times" w:hAnsi="Times"/>
      <w:b w:val="1"/>
      <w:bCs w:val="1"/>
      <w:color w:val="0000ff"/>
      <w:sz w:val="44"/>
      <w:szCs w:val="44"/>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rFonts w:ascii="Calibri" w:cs="Calibri" w:eastAsia="Calibri" w:hAnsi="Calibri"/>
      <w:b w:val="1"/>
      <w:bCs w:val="1"/>
      <w:sz w:val="22"/>
      <w:szCs w:val="22"/>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Heading7">
    <w:name w:val="heading 7"/>
    <w:basedOn w:val="Normal"/>
    <w:next w:val="Normal"/>
    <w:link w:val="Heading7Char"/>
    <w:semiHidden w:val="1"/>
    <w:qFormat w:val="1"/>
    <w:rsid w:val="007411A1"/>
    <w:pPr>
      <w:spacing w:after="60" w:before="240"/>
      <w:outlineLvl w:val="6"/>
    </w:pPr>
    <w:rPr>
      <w:rFonts w:ascii="Calibri" w:hAnsi="Calibri"/>
      <w:szCs w:val="24"/>
    </w:rPr>
  </w:style>
  <w:style w:type="paragraph" w:styleId="Heading8">
    <w:name w:val="heading 8"/>
    <w:basedOn w:val="Normal"/>
    <w:next w:val="Normal"/>
    <w:link w:val="Heading8Char"/>
    <w:semiHidden w:val="1"/>
    <w:qFormat w:val="1"/>
    <w:rsid w:val="007411A1"/>
    <w:pPr>
      <w:spacing w:after="60" w:before="240"/>
      <w:outlineLvl w:val="7"/>
    </w:pPr>
    <w:rPr>
      <w:rFonts w:ascii="Calibri" w:hAnsi="Calibri"/>
      <w:i w:val="1"/>
      <w:iCs w:val="1"/>
      <w:szCs w:val="24"/>
    </w:rPr>
  </w:style>
  <w:style w:type="paragraph" w:styleId="Heading9">
    <w:name w:val="heading 9"/>
    <w:basedOn w:val="Normal"/>
    <w:next w:val="Normal"/>
    <w:link w:val="Heading9Char"/>
    <w:semiHidden w:val="1"/>
    <w:qFormat w:val="1"/>
    <w:rsid w:val="007411A1"/>
    <w:pPr>
      <w:spacing w:after="60" w:before="240"/>
      <w:outlineLvl w:val="8"/>
    </w:pPr>
    <w:rPr>
      <w:rFonts w:ascii="Cambria" w:hAnsi="Cambria"/>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PageNumber">
    <w:name w:val="page number"/>
    <w:basedOn w:val="DefaultParagraphFont"/>
    <w:semiHidden w:val="1"/>
    <w:rsid w:val="00477182"/>
  </w:style>
  <w:style w:type="character" w:styleId="Heading1Char" w:customStyle="1">
    <w:name w:val="Heading 1 Char"/>
    <w:link w:val="Heading1"/>
    <w:uiPriority w:val="9"/>
    <w:rsid w:val="00FF04E3"/>
    <w:rPr>
      <w:b w:val="1"/>
      <w:bCs w:val="1"/>
      <w:kern w:val="32"/>
      <w:sz w:val="24"/>
      <w:szCs w:val="24"/>
    </w:rPr>
  </w:style>
  <w:style w:type="character" w:styleId="Heading2Char" w:customStyle="1">
    <w:name w:val="Heading 2 Char"/>
    <w:link w:val="Heading2"/>
    <w:uiPriority w:val="9"/>
    <w:rsid w:val="00FF04E3"/>
    <w:rPr>
      <w:rFonts w:ascii="Cambria" w:hAnsi="Cambria"/>
      <w:b w:val="1"/>
      <w:bCs w:val="1"/>
      <w:i w:val="1"/>
      <w:iCs w:val="1"/>
      <w:sz w:val="28"/>
      <w:szCs w:val="28"/>
    </w:rPr>
  </w:style>
  <w:style w:type="character" w:styleId="Heading5Char" w:customStyle="1">
    <w:name w:val="Heading 5 Char"/>
    <w:link w:val="Heading5"/>
    <w:semiHidden w:val="1"/>
    <w:rsid w:val="00FF04E3"/>
    <w:rPr>
      <w:rFonts w:ascii="Calibri" w:hAnsi="Calibri"/>
      <w:b w:val="1"/>
      <w:bCs w:val="1"/>
      <w:i w:val="1"/>
      <w:iCs w:val="1"/>
      <w:sz w:val="26"/>
      <w:szCs w:val="26"/>
    </w:rPr>
  </w:style>
  <w:style w:type="character" w:styleId="Heading6Char" w:customStyle="1">
    <w:name w:val="Heading 6 Char"/>
    <w:link w:val="Heading6"/>
    <w:semiHidden w:val="1"/>
    <w:rsid w:val="00FF04E3"/>
    <w:rPr>
      <w:rFonts w:ascii="Calibri" w:hAnsi="Calibri"/>
      <w:b w:val="1"/>
      <w:bCs w:val="1"/>
      <w:sz w:val="22"/>
      <w:szCs w:val="22"/>
    </w:rPr>
  </w:style>
  <w:style w:type="character" w:styleId="Heading7Char" w:customStyle="1">
    <w:name w:val="Heading 7 Char"/>
    <w:link w:val="Heading7"/>
    <w:semiHidden w:val="1"/>
    <w:rsid w:val="00FF04E3"/>
    <w:rPr>
      <w:rFonts w:ascii="Calibri" w:hAnsi="Calibri"/>
      <w:sz w:val="24"/>
      <w:szCs w:val="24"/>
    </w:rPr>
  </w:style>
  <w:style w:type="character" w:styleId="Heading8Char" w:customStyle="1">
    <w:name w:val="Heading 8 Char"/>
    <w:link w:val="Heading8"/>
    <w:semiHidden w:val="1"/>
    <w:rsid w:val="00FF04E3"/>
    <w:rPr>
      <w:rFonts w:ascii="Calibri" w:hAnsi="Calibri"/>
      <w:i w:val="1"/>
      <w:iCs w:val="1"/>
      <w:sz w:val="24"/>
      <w:szCs w:val="24"/>
    </w:rPr>
  </w:style>
  <w:style w:type="character" w:styleId="Heading9Char" w:customStyle="1">
    <w:name w:val="Heading 9 Char"/>
    <w:link w:val="Heading9"/>
    <w:semiHidden w:val="1"/>
    <w:rsid w:val="00FF04E3"/>
    <w:rPr>
      <w:rFonts w:ascii="Cambria" w:hAnsi="Cambria"/>
      <w:sz w:val="22"/>
      <w:szCs w:val="22"/>
    </w:rPr>
  </w:style>
  <w:style w:type="paragraph" w:styleId="SMHeading" w:customStyle="1">
    <w:name w:val="SM Heading"/>
    <w:basedOn w:val="Heading1"/>
    <w:qFormat w:val="1"/>
    <w:rsid w:val="00F74F95"/>
  </w:style>
  <w:style w:type="paragraph" w:styleId="SMSubheading" w:customStyle="1">
    <w:name w:val="SM Subheading"/>
    <w:basedOn w:val="Normal"/>
    <w:qFormat w:val="1"/>
    <w:rsid w:val="00B9440A"/>
    <w:rPr>
      <w:u w:val="words"/>
    </w:rPr>
  </w:style>
  <w:style w:type="paragraph" w:styleId="SMText" w:customStyle="1">
    <w:name w:val="SM Text"/>
    <w:basedOn w:val="Normal"/>
    <w:qFormat w:val="1"/>
    <w:rsid w:val="00B9440A"/>
    <w:pPr>
      <w:ind w:firstLine="480"/>
    </w:pPr>
  </w:style>
  <w:style w:type="paragraph" w:styleId="SMcaption" w:customStyle="1">
    <w:name w:val="SM caption"/>
    <w:basedOn w:val="SMText"/>
    <w:qFormat w:val="1"/>
    <w:rsid w:val="00B9440A"/>
    <w:pPr>
      <w:ind w:firstLine="0"/>
    </w:pPr>
  </w:style>
  <w:style w:type="paragraph" w:styleId="BalloonText">
    <w:name w:val="Balloon Text"/>
    <w:basedOn w:val="Normal"/>
    <w:link w:val="BalloonTextChar"/>
    <w:semiHidden w:val="1"/>
    <w:rsid w:val="00405336"/>
    <w:rPr>
      <w:rFonts w:ascii="Tahoma" w:cs="Tahoma" w:hAnsi="Tahoma"/>
      <w:sz w:val="16"/>
      <w:szCs w:val="16"/>
    </w:rPr>
  </w:style>
  <w:style w:type="character" w:styleId="BalloonTextChar" w:customStyle="1">
    <w:name w:val="Balloon Text Char"/>
    <w:link w:val="BalloonText"/>
    <w:semiHidden w:val="1"/>
    <w:rsid w:val="00FF04E3"/>
    <w:rPr>
      <w:rFonts w:ascii="Tahoma" w:cs="Tahoma" w:hAnsi="Tahoma"/>
      <w:sz w:val="16"/>
      <w:szCs w:val="16"/>
    </w:rPr>
  </w:style>
  <w:style w:type="paragraph" w:styleId="Bibliography">
    <w:name w:val="Bibliography"/>
    <w:basedOn w:val="Normal"/>
    <w:next w:val="Normal"/>
    <w:uiPriority w:val="37"/>
    <w:semiHidden w:val="1"/>
    <w:rsid w:val="00405336"/>
  </w:style>
  <w:style w:type="paragraph" w:styleId="BlockText">
    <w:name w:val="Block Text"/>
    <w:basedOn w:val="Normal"/>
    <w:semiHidden w:val="1"/>
    <w:rsid w:val="00405336"/>
    <w:pPr>
      <w:spacing w:after="120"/>
      <w:ind w:left="1440" w:right="1440"/>
    </w:pPr>
  </w:style>
  <w:style w:type="paragraph" w:styleId="BodyText">
    <w:name w:val="Body Text"/>
    <w:basedOn w:val="Normal"/>
    <w:link w:val="BodyTextChar"/>
    <w:semiHidden w:val="1"/>
    <w:rsid w:val="00405336"/>
    <w:pPr>
      <w:spacing w:after="120"/>
    </w:pPr>
  </w:style>
  <w:style w:type="character" w:styleId="BodyTextChar" w:customStyle="1">
    <w:name w:val="Body Text Char"/>
    <w:link w:val="BodyText"/>
    <w:semiHidden w:val="1"/>
    <w:rsid w:val="00FF04E3"/>
    <w:rPr>
      <w:sz w:val="24"/>
    </w:rPr>
  </w:style>
  <w:style w:type="paragraph" w:styleId="BodyText2">
    <w:name w:val="Body Text 2"/>
    <w:basedOn w:val="Normal"/>
    <w:link w:val="BodyText2Char"/>
    <w:semiHidden w:val="1"/>
    <w:rsid w:val="00405336"/>
    <w:pPr>
      <w:spacing w:after="120" w:line="480" w:lineRule="auto"/>
    </w:pPr>
  </w:style>
  <w:style w:type="character" w:styleId="BodyText2Char" w:customStyle="1">
    <w:name w:val="Body Text 2 Char"/>
    <w:link w:val="BodyText2"/>
    <w:semiHidden w:val="1"/>
    <w:rsid w:val="00FF04E3"/>
    <w:rPr>
      <w:sz w:val="24"/>
    </w:rPr>
  </w:style>
  <w:style w:type="paragraph" w:styleId="BodyText3">
    <w:name w:val="Body Text 3"/>
    <w:basedOn w:val="Normal"/>
    <w:link w:val="BodyText3Char"/>
    <w:semiHidden w:val="1"/>
    <w:rsid w:val="00405336"/>
    <w:pPr>
      <w:spacing w:after="120"/>
    </w:pPr>
    <w:rPr>
      <w:sz w:val="16"/>
      <w:szCs w:val="16"/>
    </w:rPr>
  </w:style>
  <w:style w:type="character" w:styleId="BodyText3Char" w:customStyle="1">
    <w:name w:val="Body Text 3 Char"/>
    <w:link w:val="BodyText3"/>
    <w:semiHidden w:val="1"/>
    <w:rsid w:val="00FF04E3"/>
    <w:rPr>
      <w:sz w:val="16"/>
      <w:szCs w:val="16"/>
    </w:rPr>
  </w:style>
  <w:style w:type="paragraph" w:styleId="BodyTextFirstIndent">
    <w:name w:val="Body Text First Indent"/>
    <w:basedOn w:val="BodyText"/>
    <w:link w:val="BodyTextFirstIndentChar"/>
    <w:semiHidden w:val="1"/>
    <w:rsid w:val="00405336"/>
    <w:pPr>
      <w:ind w:firstLine="210"/>
    </w:pPr>
  </w:style>
  <w:style w:type="character" w:styleId="BodyTextFirstIndentChar" w:customStyle="1">
    <w:name w:val="Body Text First Indent Char"/>
    <w:link w:val="BodyTextFirstIndent"/>
    <w:semiHidden w:val="1"/>
    <w:rsid w:val="00FF04E3"/>
    <w:rPr>
      <w:sz w:val="24"/>
    </w:rPr>
  </w:style>
  <w:style w:type="paragraph" w:styleId="BodyTextIndent">
    <w:name w:val="Body Text Indent"/>
    <w:basedOn w:val="Normal"/>
    <w:link w:val="BodyTextIndentChar"/>
    <w:semiHidden w:val="1"/>
    <w:rsid w:val="00405336"/>
    <w:pPr>
      <w:spacing w:after="120"/>
      <w:ind w:left="360"/>
    </w:pPr>
  </w:style>
  <w:style w:type="character" w:styleId="BodyTextIndentChar" w:customStyle="1">
    <w:name w:val="Body Text Indent Char"/>
    <w:link w:val="BodyTextIndent"/>
    <w:semiHidden w:val="1"/>
    <w:rsid w:val="00FF04E3"/>
    <w:rPr>
      <w:sz w:val="24"/>
    </w:rPr>
  </w:style>
  <w:style w:type="paragraph" w:styleId="BodyTextFirstIndent2">
    <w:name w:val="Body Text First Indent 2"/>
    <w:basedOn w:val="BodyTextIndent"/>
    <w:link w:val="BodyTextFirstIndent2Char"/>
    <w:semiHidden w:val="1"/>
    <w:rsid w:val="00405336"/>
    <w:pPr>
      <w:ind w:firstLine="210"/>
    </w:pPr>
  </w:style>
  <w:style w:type="character" w:styleId="BodyTextFirstIndent2Char" w:customStyle="1">
    <w:name w:val="Body Text First Indent 2 Char"/>
    <w:link w:val="BodyTextFirstIndent2"/>
    <w:semiHidden w:val="1"/>
    <w:rsid w:val="00FF04E3"/>
    <w:rPr>
      <w:sz w:val="24"/>
    </w:rPr>
  </w:style>
  <w:style w:type="paragraph" w:styleId="BodyTextIndent2">
    <w:name w:val="Body Text Indent 2"/>
    <w:basedOn w:val="Normal"/>
    <w:link w:val="BodyTextIndent2Char"/>
    <w:semiHidden w:val="1"/>
    <w:rsid w:val="00405336"/>
    <w:pPr>
      <w:spacing w:after="120" w:line="480" w:lineRule="auto"/>
      <w:ind w:left="360"/>
    </w:pPr>
  </w:style>
  <w:style w:type="character" w:styleId="BodyTextIndent2Char" w:customStyle="1">
    <w:name w:val="Body Text Indent 2 Char"/>
    <w:link w:val="BodyTextIndent2"/>
    <w:semiHidden w:val="1"/>
    <w:rsid w:val="00FF04E3"/>
    <w:rPr>
      <w:sz w:val="24"/>
    </w:rPr>
  </w:style>
  <w:style w:type="paragraph" w:styleId="BodyTextIndent3">
    <w:name w:val="Body Text Indent 3"/>
    <w:basedOn w:val="Normal"/>
    <w:link w:val="BodyTextIndent3Char"/>
    <w:semiHidden w:val="1"/>
    <w:rsid w:val="00405336"/>
    <w:pPr>
      <w:spacing w:after="120"/>
      <w:ind w:left="360"/>
    </w:pPr>
    <w:rPr>
      <w:sz w:val="16"/>
      <w:szCs w:val="16"/>
    </w:rPr>
  </w:style>
  <w:style w:type="character" w:styleId="BodyTextIndent3Char" w:customStyle="1">
    <w:name w:val="Body Text Indent 3 Char"/>
    <w:link w:val="BodyTextIndent3"/>
    <w:semiHidden w:val="1"/>
    <w:rsid w:val="00FF04E3"/>
    <w:rPr>
      <w:sz w:val="16"/>
      <w:szCs w:val="16"/>
    </w:rPr>
  </w:style>
  <w:style w:type="paragraph" w:styleId="Caption">
    <w:name w:val="caption"/>
    <w:basedOn w:val="Normal"/>
    <w:next w:val="Normal"/>
    <w:semiHidden w:val="1"/>
    <w:qFormat w:val="1"/>
    <w:rsid w:val="00405336"/>
    <w:rPr>
      <w:b w:val="1"/>
      <w:bCs w:val="1"/>
      <w:sz w:val="20"/>
    </w:rPr>
  </w:style>
  <w:style w:type="paragraph" w:styleId="Closing">
    <w:name w:val="Closing"/>
    <w:basedOn w:val="Normal"/>
    <w:link w:val="ClosingChar"/>
    <w:semiHidden w:val="1"/>
    <w:rsid w:val="00405336"/>
    <w:pPr>
      <w:ind w:left="4320"/>
    </w:pPr>
  </w:style>
  <w:style w:type="character" w:styleId="ClosingChar" w:customStyle="1">
    <w:name w:val="Closing Char"/>
    <w:link w:val="Closing"/>
    <w:semiHidden w:val="1"/>
    <w:rsid w:val="00FF04E3"/>
    <w:rPr>
      <w:sz w:val="24"/>
    </w:rPr>
  </w:style>
  <w:style w:type="paragraph" w:styleId="CommentText">
    <w:name w:val="annotation text"/>
    <w:basedOn w:val="Normal"/>
    <w:link w:val="CommentTextChar"/>
    <w:semiHidden w:val="1"/>
    <w:rsid w:val="00405336"/>
    <w:rPr>
      <w:sz w:val="20"/>
    </w:rPr>
  </w:style>
  <w:style w:type="character" w:styleId="CommentTextChar" w:customStyle="1">
    <w:name w:val="Comment Text Char"/>
    <w:basedOn w:val="DefaultParagraphFont"/>
    <w:link w:val="CommentText"/>
    <w:semiHidden w:val="1"/>
    <w:rsid w:val="00FF04E3"/>
  </w:style>
  <w:style w:type="paragraph" w:styleId="CommentSubject">
    <w:name w:val="annotation subject"/>
    <w:basedOn w:val="CommentText"/>
    <w:next w:val="CommentText"/>
    <w:link w:val="CommentSubjectChar"/>
    <w:semiHidden w:val="1"/>
    <w:rsid w:val="00405336"/>
    <w:rPr>
      <w:b w:val="1"/>
      <w:bCs w:val="1"/>
    </w:rPr>
  </w:style>
  <w:style w:type="character" w:styleId="CommentSubjectChar" w:customStyle="1">
    <w:name w:val="Comment Subject Char"/>
    <w:link w:val="CommentSubject"/>
    <w:semiHidden w:val="1"/>
    <w:rsid w:val="00FF04E3"/>
    <w:rPr>
      <w:b w:val="1"/>
      <w:bCs w:val="1"/>
    </w:rPr>
  </w:style>
  <w:style w:type="paragraph" w:styleId="Date">
    <w:name w:val="Date"/>
    <w:basedOn w:val="Normal"/>
    <w:next w:val="Normal"/>
    <w:link w:val="DateChar"/>
    <w:semiHidden w:val="1"/>
    <w:rsid w:val="00405336"/>
  </w:style>
  <w:style w:type="character" w:styleId="DateChar" w:customStyle="1">
    <w:name w:val="Date Char"/>
    <w:link w:val="Date"/>
    <w:semiHidden w:val="1"/>
    <w:rsid w:val="00FF04E3"/>
    <w:rPr>
      <w:sz w:val="24"/>
    </w:rPr>
  </w:style>
  <w:style w:type="paragraph" w:styleId="DocumentMap">
    <w:name w:val="Document Map"/>
    <w:basedOn w:val="Normal"/>
    <w:link w:val="DocumentMapChar"/>
    <w:semiHidden w:val="1"/>
    <w:rsid w:val="00405336"/>
    <w:rPr>
      <w:rFonts w:ascii="Tahoma" w:cs="Tahoma" w:hAnsi="Tahoma"/>
      <w:sz w:val="16"/>
      <w:szCs w:val="16"/>
    </w:rPr>
  </w:style>
  <w:style w:type="character" w:styleId="DocumentMapChar" w:customStyle="1">
    <w:name w:val="Document Map Char"/>
    <w:link w:val="DocumentMap"/>
    <w:semiHidden w:val="1"/>
    <w:rsid w:val="00FF04E3"/>
    <w:rPr>
      <w:rFonts w:ascii="Tahoma" w:cs="Tahoma" w:hAnsi="Tahoma"/>
      <w:sz w:val="16"/>
      <w:szCs w:val="16"/>
    </w:rPr>
  </w:style>
  <w:style w:type="paragraph" w:styleId="E-mailSignature">
    <w:name w:val="E-mail Signature"/>
    <w:basedOn w:val="Normal"/>
    <w:link w:val="E-mailSignatureChar"/>
    <w:semiHidden w:val="1"/>
    <w:rsid w:val="00405336"/>
  </w:style>
  <w:style w:type="character" w:styleId="E-mailSignatureChar" w:customStyle="1">
    <w:name w:val="E-mail Signature Char"/>
    <w:link w:val="E-mailSignature"/>
    <w:semiHidden w:val="1"/>
    <w:rsid w:val="00FF04E3"/>
    <w:rPr>
      <w:sz w:val="24"/>
    </w:rPr>
  </w:style>
  <w:style w:type="paragraph" w:styleId="EndnoteText">
    <w:name w:val="endnote text"/>
    <w:basedOn w:val="Normal"/>
    <w:link w:val="EndnoteTextChar"/>
    <w:semiHidden w:val="1"/>
    <w:rsid w:val="00405336"/>
    <w:rPr>
      <w:sz w:val="20"/>
    </w:rPr>
  </w:style>
  <w:style w:type="character" w:styleId="EndnoteTextChar" w:customStyle="1">
    <w:name w:val="Endnote Text Char"/>
    <w:basedOn w:val="DefaultParagraphFont"/>
    <w:link w:val="EndnoteText"/>
    <w:semiHidden w:val="1"/>
    <w:rsid w:val="00FF04E3"/>
  </w:style>
  <w:style w:type="paragraph" w:styleId="EnvelopeAddress">
    <w:name w:val="envelope address"/>
    <w:basedOn w:val="Normal"/>
    <w:semiHidden w:val="1"/>
    <w:rsid w:val="00405336"/>
    <w:pPr>
      <w:framePr w:lines="0" w:w="7920" w:h="1980" w:hSpace="180" w:wrap="auto" w:hAnchor="page" w:xAlign="center" w:yAlign="bottom" w:hRule="exact"/>
      <w:ind w:left="2880"/>
    </w:pPr>
    <w:rPr>
      <w:rFonts w:ascii="Cambria" w:hAnsi="Cambria"/>
      <w:szCs w:val="24"/>
    </w:rPr>
  </w:style>
  <w:style w:type="paragraph" w:styleId="EnvelopeReturn">
    <w:name w:val="envelope return"/>
    <w:basedOn w:val="Normal"/>
    <w:semiHidden w:val="1"/>
    <w:rsid w:val="00405336"/>
    <w:rPr>
      <w:rFonts w:ascii="Cambria" w:hAnsi="Cambria"/>
      <w:sz w:val="20"/>
    </w:rPr>
  </w:style>
  <w:style w:type="paragraph" w:styleId="Footer">
    <w:name w:val="footer"/>
    <w:basedOn w:val="Normal"/>
    <w:link w:val="FooterChar"/>
    <w:semiHidden w:val="1"/>
    <w:rsid w:val="00405336"/>
    <w:pPr>
      <w:tabs>
        <w:tab w:val="center" w:pos="4680"/>
        <w:tab w:val="right" w:pos="9360"/>
      </w:tabs>
    </w:pPr>
  </w:style>
  <w:style w:type="character" w:styleId="FooterChar" w:customStyle="1">
    <w:name w:val="Footer Char"/>
    <w:link w:val="Footer"/>
    <w:semiHidden w:val="1"/>
    <w:rsid w:val="00FF04E3"/>
    <w:rPr>
      <w:sz w:val="24"/>
    </w:rPr>
  </w:style>
  <w:style w:type="paragraph" w:styleId="FootnoteText">
    <w:name w:val="footnote text"/>
    <w:basedOn w:val="Normal"/>
    <w:link w:val="FootnoteTextChar"/>
    <w:semiHidden w:val="1"/>
    <w:rsid w:val="00405336"/>
    <w:rPr>
      <w:sz w:val="20"/>
    </w:rPr>
  </w:style>
  <w:style w:type="character" w:styleId="FootnoteTextChar" w:customStyle="1">
    <w:name w:val="Footnote Text Char"/>
    <w:basedOn w:val="DefaultParagraphFont"/>
    <w:link w:val="FootnoteText"/>
    <w:semiHidden w:val="1"/>
    <w:rsid w:val="00FF04E3"/>
  </w:style>
  <w:style w:type="paragraph" w:styleId="Header">
    <w:name w:val="header"/>
    <w:basedOn w:val="Normal"/>
    <w:link w:val="HeaderChar"/>
    <w:semiHidden w:val="1"/>
    <w:rsid w:val="00405336"/>
    <w:pPr>
      <w:tabs>
        <w:tab w:val="center" w:pos="4680"/>
        <w:tab w:val="right" w:pos="9360"/>
      </w:tabs>
    </w:pPr>
  </w:style>
  <w:style w:type="character" w:styleId="HeaderChar" w:customStyle="1">
    <w:name w:val="Header Char"/>
    <w:link w:val="Header"/>
    <w:semiHidden w:val="1"/>
    <w:rsid w:val="00FF04E3"/>
    <w:rPr>
      <w:sz w:val="24"/>
    </w:rPr>
  </w:style>
  <w:style w:type="paragraph" w:styleId="HTMLAddress">
    <w:name w:val="HTML Address"/>
    <w:basedOn w:val="Normal"/>
    <w:link w:val="HTMLAddressChar"/>
    <w:semiHidden w:val="1"/>
    <w:rsid w:val="00405336"/>
    <w:rPr>
      <w:i w:val="1"/>
      <w:iCs w:val="1"/>
    </w:rPr>
  </w:style>
  <w:style w:type="character" w:styleId="HTMLAddressChar" w:customStyle="1">
    <w:name w:val="HTML Address Char"/>
    <w:link w:val="HTMLAddress"/>
    <w:semiHidden w:val="1"/>
    <w:rsid w:val="00FF04E3"/>
    <w:rPr>
      <w:i w:val="1"/>
      <w:iCs w:val="1"/>
      <w:sz w:val="24"/>
    </w:rPr>
  </w:style>
  <w:style w:type="paragraph" w:styleId="HTMLPreformatted">
    <w:name w:val="HTML Preformatted"/>
    <w:basedOn w:val="Normal"/>
    <w:link w:val="HTMLPreformattedChar"/>
    <w:semiHidden w:val="1"/>
    <w:rsid w:val="00405336"/>
    <w:rPr>
      <w:rFonts w:ascii="Courier New" w:cs="Courier New" w:hAnsi="Courier New"/>
      <w:sz w:val="20"/>
    </w:rPr>
  </w:style>
  <w:style w:type="character" w:styleId="HTMLPreformattedChar" w:customStyle="1">
    <w:name w:val="HTML Preformatted Char"/>
    <w:link w:val="HTMLPreformatted"/>
    <w:semiHidden w:val="1"/>
    <w:rsid w:val="00FF04E3"/>
    <w:rPr>
      <w:rFonts w:ascii="Courier New" w:cs="Courier New" w:hAnsi="Courier New"/>
    </w:rPr>
  </w:style>
  <w:style w:type="paragraph" w:styleId="Index1">
    <w:name w:val="index 1"/>
    <w:basedOn w:val="Normal"/>
    <w:next w:val="Normal"/>
    <w:autoRedefine w:val="1"/>
    <w:semiHidden w:val="1"/>
    <w:rsid w:val="00405336"/>
    <w:pPr>
      <w:ind w:left="240" w:hanging="240"/>
    </w:pPr>
  </w:style>
  <w:style w:type="paragraph" w:styleId="Index2">
    <w:name w:val="index 2"/>
    <w:basedOn w:val="Normal"/>
    <w:next w:val="Normal"/>
    <w:autoRedefine w:val="1"/>
    <w:semiHidden w:val="1"/>
    <w:rsid w:val="00405336"/>
    <w:pPr>
      <w:ind w:left="480" w:hanging="240"/>
    </w:pPr>
  </w:style>
  <w:style w:type="paragraph" w:styleId="Index3">
    <w:name w:val="index 3"/>
    <w:basedOn w:val="Normal"/>
    <w:next w:val="Normal"/>
    <w:autoRedefine w:val="1"/>
    <w:semiHidden w:val="1"/>
    <w:rsid w:val="00405336"/>
    <w:pPr>
      <w:ind w:left="720" w:hanging="240"/>
    </w:pPr>
  </w:style>
  <w:style w:type="paragraph" w:styleId="Index4">
    <w:name w:val="index 4"/>
    <w:basedOn w:val="Normal"/>
    <w:next w:val="Normal"/>
    <w:autoRedefine w:val="1"/>
    <w:semiHidden w:val="1"/>
    <w:rsid w:val="00405336"/>
    <w:pPr>
      <w:ind w:left="960" w:hanging="240"/>
    </w:pPr>
  </w:style>
  <w:style w:type="paragraph" w:styleId="Index5">
    <w:name w:val="index 5"/>
    <w:basedOn w:val="Normal"/>
    <w:next w:val="Normal"/>
    <w:autoRedefine w:val="1"/>
    <w:semiHidden w:val="1"/>
    <w:rsid w:val="00405336"/>
    <w:pPr>
      <w:ind w:left="1200" w:hanging="240"/>
    </w:pPr>
  </w:style>
  <w:style w:type="paragraph" w:styleId="Index6">
    <w:name w:val="index 6"/>
    <w:basedOn w:val="Normal"/>
    <w:next w:val="Normal"/>
    <w:autoRedefine w:val="1"/>
    <w:semiHidden w:val="1"/>
    <w:rsid w:val="00405336"/>
    <w:pPr>
      <w:ind w:left="1440" w:hanging="240"/>
    </w:pPr>
  </w:style>
  <w:style w:type="paragraph" w:styleId="Index7">
    <w:name w:val="index 7"/>
    <w:basedOn w:val="Normal"/>
    <w:next w:val="Normal"/>
    <w:autoRedefine w:val="1"/>
    <w:semiHidden w:val="1"/>
    <w:rsid w:val="00405336"/>
    <w:pPr>
      <w:ind w:left="1680" w:hanging="240"/>
    </w:pPr>
  </w:style>
  <w:style w:type="paragraph" w:styleId="Index8">
    <w:name w:val="index 8"/>
    <w:basedOn w:val="Normal"/>
    <w:next w:val="Normal"/>
    <w:autoRedefine w:val="1"/>
    <w:semiHidden w:val="1"/>
    <w:rsid w:val="00405336"/>
    <w:pPr>
      <w:ind w:left="1920" w:hanging="240"/>
    </w:pPr>
  </w:style>
  <w:style w:type="paragraph" w:styleId="Index9">
    <w:name w:val="index 9"/>
    <w:basedOn w:val="Normal"/>
    <w:next w:val="Normal"/>
    <w:autoRedefine w:val="1"/>
    <w:semiHidden w:val="1"/>
    <w:rsid w:val="00405336"/>
    <w:pPr>
      <w:ind w:left="2160" w:hanging="240"/>
    </w:pPr>
  </w:style>
  <w:style w:type="paragraph" w:styleId="IndexHeading">
    <w:name w:val="index heading"/>
    <w:basedOn w:val="Normal"/>
    <w:next w:val="Index1"/>
    <w:semiHidden w:val="1"/>
    <w:rsid w:val="00405336"/>
    <w:rPr>
      <w:rFonts w:ascii="Cambria" w:hAnsi="Cambria"/>
      <w:b w:val="1"/>
      <w:bCs w:val="1"/>
    </w:rPr>
  </w:style>
  <w:style w:type="paragraph" w:styleId="IntenseQuote">
    <w:name w:val="Intense Quote"/>
    <w:basedOn w:val="Normal"/>
    <w:next w:val="Normal"/>
    <w:link w:val="IntenseQuoteChar"/>
    <w:uiPriority w:val="30"/>
    <w:semiHidden w:val="1"/>
    <w:qFormat w:val="1"/>
    <w:rsid w:val="00405336"/>
    <w:pPr>
      <w:pBdr>
        <w:bottom w:color="4f81bd" w:space="4" w:sz="4" w:val="single"/>
      </w:pBdr>
      <w:spacing w:after="280" w:before="200"/>
      <w:ind w:left="936" w:right="936"/>
    </w:pPr>
    <w:rPr>
      <w:b w:val="1"/>
      <w:bCs w:val="1"/>
      <w:i w:val="1"/>
      <w:iCs w:val="1"/>
      <w:color w:val="4f81bd"/>
    </w:rPr>
  </w:style>
  <w:style w:type="character" w:styleId="IntenseQuoteChar" w:customStyle="1">
    <w:name w:val="Intense Quote Char"/>
    <w:link w:val="IntenseQuote"/>
    <w:uiPriority w:val="30"/>
    <w:semiHidden w:val="1"/>
    <w:rsid w:val="00FF04E3"/>
    <w:rPr>
      <w:b w:val="1"/>
      <w:bCs w:val="1"/>
      <w:i w:val="1"/>
      <w:iCs w:val="1"/>
      <w:color w:val="4f81bd"/>
      <w:sz w:val="24"/>
    </w:rPr>
  </w:style>
  <w:style w:type="paragraph" w:styleId="List">
    <w:name w:val="List"/>
    <w:basedOn w:val="Normal"/>
    <w:semiHidden w:val="1"/>
    <w:rsid w:val="00405336"/>
    <w:pPr>
      <w:ind w:left="360" w:hanging="360"/>
      <w:contextualSpacing w:val="1"/>
    </w:pPr>
  </w:style>
  <w:style w:type="paragraph" w:styleId="List2">
    <w:name w:val="List 2"/>
    <w:basedOn w:val="Normal"/>
    <w:semiHidden w:val="1"/>
    <w:rsid w:val="00405336"/>
    <w:pPr>
      <w:ind w:left="720" w:hanging="360"/>
      <w:contextualSpacing w:val="1"/>
    </w:pPr>
  </w:style>
  <w:style w:type="paragraph" w:styleId="List3">
    <w:name w:val="List 3"/>
    <w:basedOn w:val="Normal"/>
    <w:semiHidden w:val="1"/>
    <w:rsid w:val="00405336"/>
    <w:pPr>
      <w:ind w:left="1080" w:hanging="360"/>
      <w:contextualSpacing w:val="1"/>
    </w:pPr>
  </w:style>
  <w:style w:type="paragraph" w:styleId="List4">
    <w:name w:val="List 4"/>
    <w:basedOn w:val="Normal"/>
    <w:semiHidden w:val="1"/>
    <w:rsid w:val="00405336"/>
    <w:pPr>
      <w:ind w:left="1440" w:hanging="360"/>
      <w:contextualSpacing w:val="1"/>
    </w:pPr>
  </w:style>
  <w:style w:type="paragraph" w:styleId="List5">
    <w:name w:val="List 5"/>
    <w:basedOn w:val="Normal"/>
    <w:semiHidden w:val="1"/>
    <w:rsid w:val="00405336"/>
    <w:pPr>
      <w:ind w:left="1800" w:hanging="360"/>
      <w:contextualSpacing w:val="1"/>
    </w:pPr>
  </w:style>
  <w:style w:type="paragraph" w:styleId="ListBullet">
    <w:name w:val="List Bullet"/>
    <w:basedOn w:val="Normal"/>
    <w:semiHidden w:val="1"/>
    <w:rsid w:val="00405336"/>
    <w:pPr>
      <w:numPr>
        <w:numId w:val="1"/>
      </w:numPr>
      <w:contextualSpacing w:val="1"/>
    </w:pPr>
  </w:style>
  <w:style w:type="paragraph" w:styleId="ListBullet2">
    <w:name w:val="List Bullet 2"/>
    <w:basedOn w:val="Normal"/>
    <w:semiHidden w:val="1"/>
    <w:rsid w:val="00405336"/>
    <w:pPr>
      <w:numPr>
        <w:numId w:val="2"/>
      </w:numPr>
      <w:contextualSpacing w:val="1"/>
    </w:pPr>
  </w:style>
  <w:style w:type="paragraph" w:styleId="ListBullet3">
    <w:name w:val="List Bullet 3"/>
    <w:basedOn w:val="Normal"/>
    <w:semiHidden w:val="1"/>
    <w:rsid w:val="00405336"/>
    <w:pPr>
      <w:numPr>
        <w:numId w:val="3"/>
      </w:numPr>
      <w:contextualSpacing w:val="1"/>
    </w:pPr>
  </w:style>
  <w:style w:type="paragraph" w:styleId="ListBullet4">
    <w:name w:val="List Bullet 4"/>
    <w:basedOn w:val="Normal"/>
    <w:semiHidden w:val="1"/>
    <w:rsid w:val="00405336"/>
    <w:pPr>
      <w:numPr>
        <w:numId w:val="4"/>
      </w:numPr>
      <w:contextualSpacing w:val="1"/>
    </w:pPr>
  </w:style>
  <w:style w:type="paragraph" w:styleId="ListBullet5">
    <w:name w:val="List Bullet 5"/>
    <w:basedOn w:val="Normal"/>
    <w:semiHidden w:val="1"/>
    <w:rsid w:val="00405336"/>
    <w:pPr>
      <w:numPr>
        <w:numId w:val="5"/>
      </w:numPr>
      <w:contextualSpacing w:val="1"/>
    </w:pPr>
  </w:style>
  <w:style w:type="paragraph" w:styleId="ListContinue">
    <w:name w:val="List Continue"/>
    <w:basedOn w:val="Normal"/>
    <w:semiHidden w:val="1"/>
    <w:rsid w:val="00405336"/>
    <w:pPr>
      <w:spacing w:after="120"/>
      <w:ind w:left="360"/>
      <w:contextualSpacing w:val="1"/>
    </w:pPr>
  </w:style>
  <w:style w:type="paragraph" w:styleId="ListContinue2">
    <w:name w:val="List Continue 2"/>
    <w:basedOn w:val="Normal"/>
    <w:semiHidden w:val="1"/>
    <w:rsid w:val="00405336"/>
    <w:pPr>
      <w:spacing w:after="120"/>
      <w:ind w:left="720"/>
      <w:contextualSpacing w:val="1"/>
    </w:pPr>
  </w:style>
  <w:style w:type="paragraph" w:styleId="ListContinue3">
    <w:name w:val="List Continue 3"/>
    <w:basedOn w:val="Normal"/>
    <w:semiHidden w:val="1"/>
    <w:rsid w:val="00405336"/>
    <w:pPr>
      <w:spacing w:after="120"/>
      <w:ind w:left="1080"/>
      <w:contextualSpacing w:val="1"/>
    </w:pPr>
  </w:style>
  <w:style w:type="paragraph" w:styleId="ListContinue4">
    <w:name w:val="List Continue 4"/>
    <w:basedOn w:val="Normal"/>
    <w:semiHidden w:val="1"/>
    <w:rsid w:val="00405336"/>
    <w:pPr>
      <w:spacing w:after="120"/>
      <w:ind w:left="1440"/>
      <w:contextualSpacing w:val="1"/>
    </w:pPr>
  </w:style>
  <w:style w:type="paragraph" w:styleId="ListContinue5">
    <w:name w:val="List Continue 5"/>
    <w:basedOn w:val="Normal"/>
    <w:semiHidden w:val="1"/>
    <w:rsid w:val="00405336"/>
    <w:pPr>
      <w:spacing w:after="120"/>
      <w:ind w:left="1800"/>
      <w:contextualSpacing w:val="1"/>
    </w:pPr>
  </w:style>
  <w:style w:type="paragraph" w:styleId="ListNumber">
    <w:name w:val="List Number"/>
    <w:basedOn w:val="Normal"/>
    <w:semiHidden w:val="1"/>
    <w:rsid w:val="00405336"/>
    <w:pPr>
      <w:numPr>
        <w:numId w:val="6"/>
      </w:numPr>
      <w:contextualSpacing w:val="1"/>
    </w:pPr>
  </w:style>
  <w:style w:type="paragraph" w:styleId="ListNumber2">
    <w:name w:val="List Number 2"/>
    <w:basedOn w:val="Normal"/>
    <w:semiHidden w:val="1"/>
    <w:rsid w:val="00405336"/>
    <w:pPr>
      <w:numPr>
        <w:numId w:val="7"/>
      </w:numPr>
      <w:contextualSpacing w:val="1"/>
    </w:pPr>
  </w:style>
  <w:style w:type="paragraph" w:styleId="ListNumber3">
    <w:name w:val="List Number 3"/>
    <w:basedOn w:val="Normal"/>
    <w:semiHidden w:val="1"/>
    <w:rsid w:val="00405336"/>
    <w:pPr>
      <w:numPr>
        <w:numId w:val="8"/>
      </w:numPr>
      <w:contextualSpacing w:val="1"/>
    </w:pPr>
  </w:style>
  <w:style w:type="paragraph" w:styleId="ListNumber4">
    <w:name w:val="List Number 4"/>
    <w:basedOn w:val="Normal"/>
    <w:semiHidden w:val="1"/>
    <w:rsid w:val="00405336"/>
    <w:pPr>
      <w:numPr>
        <w:numId w:val="9"/>
      </w:numPr>
      <w:contextualSpacing w:val="1"/>
    </w:pPr>
  </w:style>
  <w:style w:type="paragraph" w:styleId="ListNumber5">
    <w:name w:val="List Number 5"/>
    <w:basedOn w:val="Normal"/>
    <w:semiHidden w:val="1"/>
    <w:rsid w:val="00405336"/>
    <w:pPr>
      <w:numPr>
        <w:numId w:val="10"/>
      </w:numPr>
      <w:contextualSpacing w:val="1"/>
    </w:pPr>
  </w:style>
  <w:style w:type="paragraph" w:styleId="ListParagraph">
    <w:name w:val="List Paragraph"/>
    <w:basedOn w:val="Normal"/>
    <w:uiPriority w:val="34"/>
    <w:qFormat w:val="1"/>
    <w:rsid w:val="00405336"/>
    <w:pPr>
      <w:ind w:left="720"/>
    </w:pPr>
  </w:style>
  <w:style w:type="paragraph" w:styleId="MacroText">
    <w:name w:val="macro"/>
    <w:link w:val="MacroTextChar"/>
    <w:semiHidden w:val="1"/>
    <w:rsid w:val="00405336"/>
    <w:pPr>
      <w:tabs>
        <w:tab w:val="left" w:pos="480"/>
        <w:tab w:val="left" w:pos="960"/>
        <w:tab w:val="left" w:pos="1440"/>
        <w:tab w:val="left" w:pos="1920"/>
        <w:tab w:val="left" w:pos="2400"/>
        <w:tab w:val="left" w:pos="2880"/>
        <w:tab w:val="left" w:pos="3360"/>
        <w:tab w:val="left" w:pos="3840"/>
        <w:tab w:val="left" w:pos="4320"/>
      </w:tabs>
    </w:pPr>
    <w:rPr>
      <w:rFonts w:ascii="Courier New" w:cs="Courier New" w:hAnsi="Courier New"/>
    </w:rPr>
  </w:style>
  <w:style w:type="character" w:styleId="MacroTextChar" w:customStyle="1">
    <w:name w:val="Macro Text Char"/>
    <w:link w:val="MacroText"/>
    <w:semiHidden w:val="1"/>
    <w:rsid w:val="00FF04E3"/>
    <w:rPr>
      <w:rFonts w:ascii="Courier New" w:cs="Courier New" w:hAnsi="Courier New"/>
      <w:lang w:bidi="ar-SA" w:eastAsia="en-US" w:val="en-US"/>
    </w:rPr>
  </w:style>
  <w:style w:type="paragraph" w:styleId="MessageHeader">
    <w:name w:val="Message Header"/>
    <w:basedOn w:val="Normal"/>
    <w:link w:val="MessageHeaderChar"/>
    <w:semiHidden w:val="1"/>
    <w:rsid w:val="00405336"/>
    <w:pPr>
      <w:pBdr>
        <w:top w:color="auto" w:space="1" w:sz="6" w:val="single"/>
        <w:left w:color="auto" w:space="1" w:sz="6" w:val="single"/>
        <w:bottom w:color="auto" w:space="1" w:sz="6" w:val="single"/>
        <w:right w:color="auto" w:space="1" w:sz="6" w:val="single"/>
      </w:pBdr>
      <w:shd w:color="auto" w:fill="auto" w:val="pct20"/>
      <w:ind w:left="1080" w:hanging="1080"/>
    </w:pPr>
    <w:rPr>
      <w:rFonts w:ascii="Cambria" w:hAnsi="Cambria"/>
      <w:szCs w:val="24"/>
    </w:rPr>
  </w:style>
  <w:style w:type="character" w:styleId="MessageHeaderChar" w:customStyle="1">
    <w:name w:val="Message Header Char"/>
    <w:link w:val="MessageHeader"/>
    <w:semiHidden w:val="1"/>
    <w:rsid w:val="00FF04E3"/>
    <w:rPr>
      <w:rFonts w:ascii="Cambria" w:hAnsi="Cambria"/>
      <w:sz w:val="24"/>
      <w:szCs w:val="24"/>
      <w:shd w:color="auto" w:fill="auto" w:val="pct20"/>
    </w:rPr>
  </w:style>
  <w:style w:type="paragraph" w:styleId="NoSpacing">
    <w:name w:val="No Spacing"/>
    <w:uiPriority w:val="1"/>
    <w:semiHidden w:val="1"/>
    <w:qFormat w:val="1"/>
    <w:rsid w:val="00405336"/>
    <w:rPr>
      <w:sz w:val="24"/>
    </w:rPr>
  </w:style>
  <w:style w:type="paragraph" w:styleId="NormalWeb">
    <w:name w:val="Normal (Web)"/>
    <w:basedOn w:val="Normal"/>
    <w:uiPriority w:val="99"/>
    <w:semiHidden w:val="1"/>
    <w:rsid w:val="00405336"/>
    <w:rPr>
      <w:szCs w:val="24"/>
    </w:rPr>
  </w:style>
  <w:style w:type="paragraph" w:styleId="NormalIndent">
    <w:name w:val="Normal Indent"/>
    <w:basedOn w:val="Normal"/>
    <w:semiHidden w:val="1"/>
    <w:rsid w:val="00405336"/>
    <w:pPr>
      <w:ind w:left="720"/>
    </w:pPr>
  </w:style>
  <w:style w:type="paragraph" w:styleId="NoteHeading">
    <w:name w:val="Note Heading"/>
    <w:basedOn w:val="Normal"/>
    <w:next w:val="Normal"/>
    <w:link w:val="NoteHeadingChar"/>
    <w:semiHidden w:val="1"/>
    <w:rsid w:val="00405336"/>
  </w:style>
  <w:style w:type="character" w:styleId="NoteHeadingChar" w:customStyle="1">
    <w:name w:val="Note Heading Char"/>
    <w:link w:val="NoteHeading"/>
    <w:semiHidden w:val="1"/>
    <w:rsid w:val="00FF04E3"/>
    <w:rPr>
      <w:sz w:val="24"/>
    </w:rPr>
  </w:style>
  <w:style w:type="paragraph" w:styleId="PlainText">
    <w:name w:val="Plain Text"/>
    <w:basedOn w:val="Normal"/>
    <w:link w:val="PlainTextChar"/>
    <w:semiHidden w:val="1"/>
    <w:rsid w:val="00405336"/>
    <w:rPr>
      <w:rFonts w:ascii="Courier New" w:cs="Courier New" w:hAnsi="Courier New"/>
      <w:sz w:val="20"/>
    </w:rPr>
  </w:style>
  <w:style w:type="character" w:styleId="PlainTextChar" w:customStyle="1">
    <w:name w:val="Plain Text Char"/>
    <w:link w:val="PlainText"/>
    <w:semiHidden w:val="1"/>
    <w:rsid w:val="00FF04E3"/>
    <w:rPr>
      <w:rFonts w:ascii="Courier New" w:cs="Courier New" w:hAnsi="Courier New"/>
    </w:rPr>
  </w:style>
  <w:style w:type="paragraph" w:styleId="Quote">
    <w:name w:val="Quote"/>
    <w:basedOn w:val="Normal"/>
    <w:next w:val="Normal"/>
    <w:link w:val="QuoteChar"/>
    <w:uiPriority w:val="29"/>
    <w:semiHidden w:val="1"/>
    <w:qFormat w:val="1"/>
    <w:rsid w:val="00405336"/>
    <w:rPr>
      <w:i w:val="1"/>
      <w:iCs w:val="1"/>
      <w:color w:val="000000"/>
    </w:rPr>
  </w:style>
  <w:style w:type="character" w:styleId="QuoteChar" w:customStyle="1">
    <w:name w:val="Quote Char"/>
    <w:link w:val="Quote"/>
    <w:uiPriority w:val="29"/>
    <w:semiHidden w:val="1"/>
    <w:rsid w:val="00FF04E3"/>
    <w:rPr>
      <w:i w:val="1"/>
      <w:iCs w:val="1"/>
      <w:color w:val="000000"/>
      <w:sz w:val="24"/>
    </w:rPr>
  </w:style>
  <w:style w:type="paragraph" w:styleId="Salutation">
    <w:name w:val="Salutation"/>
    <w:basedOn w:val="Normal"/>
    <w:next w:val="Normal"/>
    <w:link w:val="SalutationChar"/>
    <w:semiHidden w:val="1"/>
    <w:rsid w:val="00405336"/>
  </w:style>
  <w:style w:type="character" w:styleId="SalutationChar" w:customStyle="1">
    <w:name w:val="Salutation Char"/>
    <w:link w:val="Salutation"/>
    <w:semiHidden w:val="1"/>
    <w:rsid w:val="00FF04E3"/>
    <w:rPr>
      <w:sz w:val="24"/>
    </w:rPr>
  </w:style>
  <w:style w:type="paragraph" w:styleId="Signature">
    <w:name w:val="Signature"/>
    <w:basedOn w:val="Normal"/>
    <w:link w:val="SignatureChar"/>
    <w:semiHidden w:val="1"/>
    <w:rsid w:val="00405336"/>
    <w:pPr>
      <w:ind w:left="4320"/>
    </w:pPr>
  </w:style>
  <w:style w:type="character" w:styleId="SignatureChar" w:customStyle="1">
    <w:name w:val="Signature Char"/>
    <w:link w:val="Signature"/>
    <w:semiHidden w:val="1"/>
    <w:rsid w:val="00FF04E3"/>
    <w:rPr>
      <w:sz w:val="24"/>
    </w:rPr>
  </w:style>
  <w:style w:type="character" w:styleId="SubtitleChar" w:customStyle="1">
    <w:name w:val="Subtitle Char"/>
    <w:link w:val="Subtitle"/>
    <w:semiHidden w:val="1"/>
    <w:rsid w:val="00FF04E3"/>
    <w:rPr>
      <w:rFonts w:ascii="Cambria" w:hAnsi="Cambria"/>
      <w:sz w:val="24"/>
      <w:szCs w:val="24"/>
    </w:rPr>
  </w:style>
  <w:style w:type="paragraph" w:styleId="TableofAuthorities">
    <w:name w:val="table of authorities"/>
    <w:basedOn w:val="Normal"/>
    <w:next w:val="Normal"/>
    <w:semiHidden w:val="1"/>
    <w:rsid w:val="00405336"/>
    <w:pPr>
      <w:ind w:left="240" w:hanging="240"/>
    </w:pPr>
  </w:style>
  <w:style w:type="paragraph" w:styleId="TableofFigures">
    <w:name w:val="table of figures"/>
    <w:basedOn w:val="Normal"/>
    <w:next w:val="Normal"/>
    <w:semiHidden w:val="1"/>
    <w:rsid w:val="00405336"/>
  </w:style>
  <w:style w:type="character" w:styleId="TitleChar" w:customStyle="1">
    <w:name w:val="Title Char"/>
    <w:link w:val="Title"/>
    <w:semiHidden w:val="1"/>
    <w:rsid w:val="00FF04E3"/>
    <w:rPr>
      <w:rFonts w:ascii="Cambria" w:hAnsi="Cambria"/>
      <w:b w:val="1"/>
      <w:bCs w:val="1"/>
      <w:kern w:val="28"/>
      <w:sz w:val="32"/>
      <w:szCs w:val="32"/>
    </w:rPr>
  </w:style>
  <w:style w:type="paragraph" w:styleId="TOAHeading">
    <w:name w:val="toa heading"/>
    <w:basedOn w:val="Normal"/>
    <w:next w:val="Normal"/>
    <w:semiHidden w:val="1"/>
    <w:rsid w:val="00405336"/>
    <w:pPr>
      <w:spacing w:before="120"/>
    </w:pPr>
    <w:rPr>
      <w:rFonts w:ascii="Cambria" w:hAnsi="Cambria"/>
      <w:b w:val="1"/>
      <w:bCs w:val="1"/>
      <w:szCs w:val="24"/>
    </w:rPr>
  </w:style>
  <w:style w:type="paragraph" w:styleId="TOC1">
    <w:name w:val="toc 1"/>
    <w:basedOn w:val="Normal"/>
    <w:next w:val="Normal"/>
    <w:autoRedefine w:val="1"/>
    <w:semiHidden w:val="1"/>
    <w:rsid w:val="00405336"/>
  </w:style>
  <w:style w:type="paragraph" w:styleId="TOC2">
    <w:name w:val="toc 2"/>
    <w:basedOn w:val="Normal"/>
    <w:next w:val="Normal"/>
    <w:autoRedefine w:val="1"/>
    <w:semiHidden w:val="1"/>
    <w:rsid w:val="00405336"/>
    <w:pPr>
      <w:ind w:left="240"/>
    </w:pPr>
  </w:style>
  <w:style w:type="paragraph" w:styleId="TOC3">
    <w:name w:val="toc 3"/>
    <w:basedOn w:val="Normal"/>
    <w:next w:val="Normal"/>
    <w:autoRedefine w:val="1"/>
    <w:semiHidden w:val="1"/>
    <w:rsid w:val="00405336"/>
    <w:pPr>
      <w:ind w:left="480"/>
    </w:pPr>
  </w:style>
  <w:style w:type="paragraph" w:styleId="TOC4">
    <w:name w:val="toc 4"/>
    <w:basedOn w:val="Normal"/>
    <w:next w:val="Normal"/>
    <w:autoRedefine w:val="1"/>
    <w:semiHidden w:val="1"/>
    <w:rsid w:val="00405336"/>
    <w:pPr>
      <w:ind w:left="720"/>
    </w:pPr>
  </w:style>
  <w:style w:type="paragraph" w:styleId="TOC5">
    <w:name w:val="toc 5"/>
    <w:basedOn w:val="Normal"/>
    <w:next w:val="Normal"/>
    <w:autoRedefine w:val="1"/>
    <w:semiHidden w:val="1"/>
    <w:rsid w:val="00405336"/>
    <w:pPr>
      <w:ind w:left="960"/>
    </w:pPr>
  </w:style>
  <w:style w:type="paragraph" w:styleId="TOC6">
    <w:name w:val="toc 6"/>
    <w:basedOn w:val="Normal"/>
    <w:next w:val="Normal"/>
    <w:autoRedefine w:val="1"/>
    <w:semiHidden w:val="1"/>
    <w:rsid w:val="00405336"/>
    <w:pPr>
      <w:ind w:left="1200"/>
    </w:pPr>
  </w:style>
  <w:style w:type="paragraph" w:styleId="TOC7">
    <w:name w:val="toc 7"/>
    <w:basedOn w:val="Normal"/>
    <w:next w:val="Normal"/>
    <w:autoRedefine w:val="1"/>
    <w:semiHidden w:val="1"/>
    <w:rsid w:val="00405336"/>
    <w:pPr>
      <w:ind w:left="1440"/>
    </w:pPr>
  </w:style>
  <w:style w:type="paragraph" w:styleId="TOC8">
    <w:name w:val="toc 8"/>
    <w:basedOn w:val="Normal"/>
    <w:next w:val="Normal"/>
    <w:autoRedefine w:val="1"/>
    <w:semiHidden w:val="1"/>
    <w:rsid w:val="00405336"/>
    <w:pPr>
      <w:ind w:left="1680"/>
    </w:pPr>
  </w:style>
  <w:style w:type="paragraph" w:styleId="TOC9">
    <w:name w:val="toc 9"/>
    <w:basedOn w:val="Normal"/>
    <w:next w:val="Normal"/>
    <w:autoRedefine w:val="1"/>
    <w:semiHidden w:val="1"/>
    <w:rsid w:val="00405336"/>
    <w:pPr>
      <w:ind w:left="1920"/>
    </w:pPr>
  </w:style>
  <w:style w:type="paragraph" w:styleId="TOCHeading">
    <w:name w:val="TOC Heading"/>
    <w:basedOn w:val="Heading1"/>
    <w:next w:val="Normal"/>
    <w:uiPriority w:val="39"/>
    <w:semiHidden w:val="1"/>
    <w:unhideWhenUsed w:val="1"/>
    <w:qFormat w:val="1"/>
    <w:rsid w:val="00405336"/>
    <w:pPr>
      <w:outlineLvl w:val="9"/>
    </w:pPr>
    <w:rPr>
      <w:rFonts w:ascii="Cambria" w:hAnsi="Cambria"/>
      <w:sz w:val="32"/>
      <w:szCs w:val="32"/>
    </w:rPr>
  </w:style>
  <w:style w:type="character" w:styleId="Hyperlink">
    <w:name w:val="Hyperlink"/>
    <w:semiHidden w:val="1"/>
    <w:rsid w:val="007402FC"/>
    <w:rPr>
      <w:color w:val="0000ff"/>
      <w:u w:val="single"/>
    </w:rPr>
  </w:style>
  <w:style w:type="character" w:styleId="FollowedHyperlink">
    <w:name w:val="FollowedHyperlink"/>
    <w:semiHidden w:val="1"/>
    <w:unhideWhenUsed w:val="1"/>
    <w:rsid w:val="00793072"/>
    <w:rPr>
      <w:color w:val="800080"/>
      <w:u w:val="single"/>
    </w:rPr>
  </w:style>
  <w:style w:type="character" w:styleId="CommentReference">
    <w:name w:val="annotation reference"/>
    <w:semiHidden w:val="1"/>
    <w:unhideWhenUsed w:val="1"/>
    <w:rsid w:val="00793072"/>
    <w:rPr>
      <w:sz w:val="16"/>
      <w:szCs w:val="16"/>
    </w:rPr>
  </w:style>
  <w:style w:type="character" w:styleId="UnresolvedMention">
    <w:name w:val="Unresolved Mention"/>
    <w:basedOn w:val="DefaultParagraphFont"/>
    <w:uiPriority w:val="99"/>
    <w:semiHidden w:val="1"/>
    <w:unhideWhenUsed w:val="1"/>
    <w:rsid w:val="008218C4"/>
    <w:rPr>
      <w:color w:val="808080"/>
      <w:shd w:color="auto" w:fill="e6e6e6" w:val="clear"/>
    </w:rPr>
  </w:style>
  <w:style w:type="paragraph" w:styleId="Revision">
    <w:name w:val="Revision"/>
    <w:hidden w:val="1"/>
    <w:uiPriority w:val="99"/>
    <w:semiHidden w:val="1"/>
    <w:rsid w:val="003227A1"/>
    <w:rPr>
      <w:sz w:val="24"/>
    </w:rPr>
  </w:style>
  <w:style w:type="table" w:styleId="TableGrid">
    <w:name w:val="Table Grid"/>
    <w:basedOn w:val="TableNormal"/>
    <w:uiPriority w:val="39"/>
    <w:rsid w:val="005418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EC4CA4"/>
    <w:rPr>
      <w:rFonts w:ascii="Times" w:eastAsia="Times" w:hAnsi="Times"/>
      <w:b w:val="1"/>
      <w:sz w:val="24"/>
    </w:rPr>
  </w:style>
  <w:style w:type="paragraph" w:styleId="msonormal0" w:customStyle="1">
    <w:name w:val="msonormal"/>
    <w:basedOn w:val="Normal"/>
    <w:rsid w:val="00EC4CA4"/>
    <w:pPr>
      <w:spacing w:after="100" w:afterAutospacing="1" w:before="100" w:beforeAutospacing="1"/>
    </w:pPr>
    <w:rPr>
      <w:szCs w:val="24"/>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00.0" w:type="dxa"/>
        <w:bottom w:w="0.0" w:type="dxa"/>
        <w:right w:w="100.0" w:type="dxa"/>
      </w:tblCellMar>
    </w:tblPr>
  </w:style>
  <w:style w:type="table" w:styleId="Table41">
    <w:basedOn w:val="TableNormal"/>
    <w:tblPr>
      <w:tblStyleRowBandSize w:val="1"/>
      <w:tblStyleColBandSize w:val="1"/>
      <w:tblCellMar>
        <w:top w:w="0.0" w:type="dxa"/>
        <w:left w:w="100.0" w:type="dxa"/>
        <w:bottom w:w="0.0" w:type="dxa"/>
        <w:right w:w="100.0" w:type="dxa"/>
      </w:tblCellMar>
    </w:tblPr>
  </w:style>
  <w:style w:type="table" w:styleId="Table4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science.org/content/page/instructions-preparing-initial-manuscript#format-supplementary" TargetMode="External"/><Relationship Id="rId13" Type="http://schemas.openxmlformats.org/officeDocument/2006/relationships/image" Target="media/image3.jp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s://doi.org/10.1177/27000710241264492" TargetMode="External"/><Relationship Id="rId14" Type="http://schemas.openxmlformats.org/officeDocument/2006/relationships/hyperlink" Target="mailto:xxxxx@xxxx.xxx" TargetMode="External"/><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18" Type="http://schemas.openxmlformats.org/officeDocument/2006/relationships/image" Target="media/image4.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7SCn+2q9FIYReZKS4sf6uCWJA==">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2025-09-29T17:52:00Z</dcterms:created>
  <dc:creator>Brooks Hanson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1f16f4c9-0dc8-4a80-9aa6-df859ac6bd16</vt:lpwstr>
  </property>
  <property fmtid="{D5CDD505-2E9C-101B-9397-08002B2CF9AE}" pid="3" name="ZOTERO_PREF_1">
    <vt:lpwstr>&lt;data data-version="3" zotero-version="7.0.8"&gt;&lt;session id="fe3Fvtp0"/&gt;&lt;style id="http://www.zotero.org/styles/science" hasBibliography="1" bibliographyStyleHasBeenSet="0"/&gt;&lt;prefs&gt;&lt;pref name="fieldType" value="Field"/&gt;&lt;/prefs&gt;&lt;/data&gt;</vt:lpwstr>
  </property>
</Properties>
</file>